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6589C0D" w14:textId="77777777" w:rsidR="00280FF2" w:rsidRDefault="00000000">
      <w:pPr>
        <w:pStyle w:val="Title"/>
      </w:pPr>
      <w:r>
        <w:t>Democratic resilience in the age of AI (DEMRESAI)</w:t>
      </w:r>
    </w:p>
    <w:p w14:paraId="5CA6BDA6" w14:textId="77777777" w:rsidR="00280FF2" w:rsidRDefault="00000000">
      <w:pPr>
        <w:pStyle w:val="Subtitle"/>
      </w:pPr>
      <w:r>
        <w:t>Conceptual framework and proposed WPs for the Horizon Europe bid</w:t>
      </w:r>
    </w:p>
    <w:p w14:paraId="0F1700A9" w14:textId="77777777" w:rsidR="00280FF2" w:rsidRDefault="00000000">
      <w:pPr>
        <w:pStyle w:val="Author"/>
      </w:pPr>
      <w:r>
        <w:t>Max Groemping</w:t>
      </w:r>
    </w:p>
    <w:p w14:paraId="4485CB3C" w14:textId="77777777" w:rsidR="00280FF2" w:rsidRDefault="00000000">
      <w:pPr>
        <w:pStyle w:val="Author"/>
      </w:pPr>
      <w:r>
        <w:t>Seraphine Maerz</w:t>
      </w:r>
    </w:p>
    <w:p w14:paraId="65464C8C" w14:textId="77777777" w:rsidR="00280FF2" w:rsidRDefault="00000000">
      <w:pPr>
        <w:pStyle w:val="Author"/>
      </w:pPr>
      <w:r>
        <w:t>Constanza Sanhueza Petrarca</w:t>
      </w:r>
    </w:p>
    <w:p w14:paraId="5D25FAC8" w14:textId="77777777" w:rsidR="00280FF2" w:rsidRDefault="00000000">
      <w:pPr>
        <w:pStyle w:val="Date"/>
      </w:pPr>
      <w:r>
        <w:t>2026-09-25</w:t>
      </w:r>
    </w:p>
    <w:p w14:paraId="5555E14F" w14:textId="77777777" w:rsidR="00280FF2" w:rsidRDefault="00000000">
      <w:pPr>
        <w:pStyle w:val="FirstParagraph"/>
      </w:pPr>
      <w:r>
        <w:rPr>
          <w:i/>
          <w:iCs/>
        </w:rPr>
        <w:t>Keep in mind - important to be eligible for submission!*</w:t>
      </w:r>
    </w:p>
    <w:p w14:paraId="375191B3" w14:textId="77777777" w:rsidR="00280FF2" w:rsidRDefault="00000000">
      <w:pPr>
        <w:pStyle w:val="Compact"/>
        <w:numPr>
          <w:ilvl w:val="0"/>
          <w:numId w:val="7"/>
        </w:numPr>
      </w:pPr>
      <w:r>
        <w:rPr>
          <w:i/>
          <w:iCs/>
        </w:rPr>
        <w:t xml:space="preserve">This is a two-stage call with the first stage being a 10-page </w:t>
      </w:r>
      <w:r>
        <w:rPr>
          <w:b/>
          <w:bCs/>
          <w:i/>
          <w:iCs/>
        </w:rPr>
        <w:t>blind</w:t>
      </w:r>
      <w:r>
        <w:rPr>
          <w:i/>
          <w:iCs/>
        </w:rPr>
        <w:t xml:space="preserve"> submission, meaning no names of researchers, no institutions are named (only in second stage) - of course, we should still have all personnel in place when submitting to the first stage</w:t>
      </w:r>
    </w:p>
    <w:p w14:paraId="3DC2C62B" w14:textId="77777777" w:rsidR="00280FF2" w:rsidRDefault="00000000">
      <w:pPr>
        <w:pStyle w:val="Compact"/>
        <w:numPr>
          <w:ilvl w:val="0"/>
          <w:numId w:val="7"/>
        </w:numPr>
      </w:pPr>
      <w:r>
        <w:rPr>
          <w:i/>
          <w:iCs/>
        </w:rPr>
        <w:t>We need at least one but ideally more civil society institutions as beneficiary (WP lead) or affiliated partner (Taks lead). I suggest Tactical Tech (or similar) is the main lead of WP9 and we try to get a fact-checking organisation on board for WP4 plus maybe another think tank to partner with us for dissemination (WP10).</w:t>
      </w:r>
    </w:p>
    <w:p w14:paraId="05DC63D8" w14:textId="77777777" w:rsidR="00280FF2" w:rsidRDefault="00000000">
      <w:pPr>
        <w:pStyle w:val="Compact"/>
        <w:numPr>
          <w:ilvl w:val="0"/>
          <w:numId w:val="7"/>
        </w:numPr>
      </w:pPr>
      <w:r>
        <w:rPr>
          <w:i/>
          <w:iCs/>
        </w:rPr>
        <w:t>We need to have at least one policy-making institution being involved - not necessarily as beneficiary but as affiliated partner(s). DFAT and a European component…? Any ideas?</w:t>
      </w:r>
    </w:p>
    <w:p w14:paraId="090B5A34" w14:textId="52314C9A" w:rsidR="00280FF2" w:rsidRDefault="71C941D7">
      <w:pPr>
        <w:pStyle w:val="Compact"/>
        <w:numPr>
          <w:ilvl w:val="0"/>
          <w:numId w:val="7"/>
        </w:numPr>
      </w:pPr>
      <w:r w:rsidRPr="71C941D7">
        <w:rPr>
          <w:i/>
          <w:iCs/>
        </w:rPr>
        <w:t xml:space="preserve">We need to have a midterm assessment of our outcomes in place, with specific democracy </w:t>
      </w:r>
      <w:del w:id="0" w:author="Constanza Sanhueza" w:date="2026-09-29T23:20:00Z" w16du:dateUtc="2026-09-29T23:20:47Z">
        <w:r w:rsidR="00000000" w:rsidRPr="71C941D7" w:rsidDel="71C941D7">
          <w:rPr>
            <w:i/>
            <w:iCs/>
          </w:rPr>
          <w:delText>practicioners</w:delText>
        </w:r>
      </w:del>
      <w:ins w:id="1" w:author="Constanza Sanhueza" w:date="2026-09-29T23:20:00Z" w16du:dateUtc="2026-09-29T23:20:47Z">
        <w:r w:rsidR="1AAF4174" w:rsidRPr="71C941D7">
          <w:rPr>
            <w:i/>
            <w:iCs/>
          </w:rPr>
          <w:t>practitioners</w:t>
        </w:r>
      </w:ins>
      <w:r w:rsidRPr="71C941D7">
        <w:rPr>
          <w:i/>
          <w:iCs/>
        </w:rPr>
        <w:t xml:space="preserve"> and policy-makers committed to do so when we submit!</w:t>
      </w:r>
    </w:p>
    <w:p w14:paraId="5300965A" w14:textId="77777777" w:rsidR="00280FF2" w:rsidRDefault="71C941D7">
      <w:pPr>
        <w:pStyle w:val="Compact"/>
        <w:numPr>
          <w:ilvl w:val="0"/>
          <w:numId w:val="7"/>
        </w:numPr>
      </w:pPr>
      <w:r w:rsidRPr="71C941D7">
        <w:rPr>
          <w:i/>
          <w:iCs/>
        </w:rPr>
        <w:t>I re-read the other (single-stage) call again on “Addressing the impact of artificial intelligence, cyberviolence, and deepfakes on equality, democracy and inclusive societies” and suggest we only focus on this call if we do not make it to the second stage of the other call as we would need to re-structure our proposal substantially to also cover cyberviolence and it would also need to become much more techy.</w:t>
      </w:r>
    </w:p>
    <w:p w14:paraId="13C2E5BF" w14:textId="11CCFA76" w:rsidR="71C941D7" w:rsidRDefault="71C941D7" w:rsidP="71C941D7">
      <w:pPr>
        <w:pStyle w:val="FirstParagraph"/>
      </w:pPr>
    </w:p>
    <w:p w14:paraId="09E25CE7" w14:textId="53C29F1D" w:rsidR="71C941D7" w:rsidRDefault="71C941D7">
      <w:r>
        <w:br w:type="page"/>
      </w:r>
    </w:p>
    <w:p w14:paraId="2EB2D27A" w14:textId="346EEBAF" w:rsidR="613017DC" w:rsidRDefault="613017DC" w:rsidP="71C941D7">
      <w:pPr>
        <w:pStyle w:val="BodyText"/>
      </w:pPr>
      <w:commentRangeStart w:id="2"/>
      <w:r>
        <w:lastRenderedPageBreak/>
        <w:t xml:space="preserve">The </w:t>
      </w:r>
      <w:commentRangeEnd w:id="2"/>
      <w:r>
        <w:rPr>
          <w:rStyle w:val="CommentReference"/>
          <w:sz w:val="22"/>
          <w:szCs w:val="22"/>
        </w:rPr>
        <w:commentReference w:id="2"/>
      </w:r>
      <w:r>
        <w:t xml:space="preserve">resilience of democracies worldwide is being tested like never before </w:t>
      </w:r>
      <w:r w:rsidR="22520F65">
        <w:t>by mounting internal and external pressures, including inequality, declining trust, governance failures, climate change, and authoritarian aggression, all of which threaten core democratic institutions and practices.</w:t>
      </w:r>
      <w:r>
        <w:t xml:space="preserve"> The rapid societal uptake of advanced artificial intelligence (AI) since the early 2020s has compounded some of these pressures</w:t>
      </w:r>
      <w:r w:rsidR="29DED6C1">
        <w:t xml:space="preserve"> while introducing new concerns about the risks of </w:t>
      </w:r>
      <w:r w:rsidR="334CC7D0">
        <w:t>'</w:t>
      </w:r>
      <w:r w:rsidR="29DED6C1">
        <w:t>runaway AI</w:t>
      </w:r>
      <w:r w:rsidR="334CC7D0">
        <w:t>'</w:t>
      </w:r>
      <w:r w:rsidR="29DED6C1">
        <w:t>.</w:t>
      </w:r>
    </w:p>
    <w:p w14:paraId="0A94BD96" w14:textId="13AE79AE" w:rsidR="613017DC" w:rsidRDefault="613017DC" w:rsidP="71C941D7">
      <w:pPr>
        <w:pStyle w:val="BodyText"/>
      </w:pPr>
      <w:r>
        <w:t xml:space="preserve">Scholars have grappled with these twin developments </w:t>
      </w:r>
      <w:r w:rsidR="1946F397">
        <w:t>by identifying the institutional and discursive conditions that underpin democratic resilience</w:t>
      </w:r>
      <w:r>
        <w:t xml:space="preserve"> (Croissant &amp; Lott, 2026; Dryzek et al., 2019; Merkel, 2026), </w:t>
      </w:r>
      <w:r w:rsidR="690ADD60">
        <w:t>developing frameworks for understanding AI</w:t>
      </w:r>
      <w:r w:rsidR="334CC7D0">
        <w:t>'</w:t>
      </w:r>
      <w:r w:rsidR="690ADD60">
        <w:t>s effects on democracy</w:t>
      </w:r>
      <w:r>
        <w:t xml:space="preserve"> (Altman, 2026; Schroeder et al., 2026; Summerfield et al., 2025), </w:t>
      </w:r>
      <w:r w:rsidR="447E2C7E">
        <w:t>and examining how AI might strengthen democratic governance and popular participation</w:t>
      </w:r>
      <w:r>
        <w:t xml:space="preserve"> (Margetts et al., 2024; Noveck, 2026; Tessler et al., 2024).</w:t>
      </w:r>
    </w:p>
    <w:p w14:paraId="337C4D9A" w14:textId="3064EE2B" w:rsidR="613017DC" w:rsidRDefault="613017DC" w:rsidP="71C941D7">
      <w:pPr>
        <w:pStyle w:val="BodyText"/>
      </w:pPr>
      <w:r>
        <w:t>Members of the DEMRESAI consortium have been at the forefront of these efforts (Biddle et al., 2025; Boese et al., 2021; Croissant &amp; Lott, 2026; Garbe &amp; Maerz, 2026; McSwiney et al., 2025; Notley et al., 2026)</w:t>
      </w:r>
      <w:r w:rsidR="2C3D1AD2">
        <w:t xml:space="preserve">. </w:t>
      </w:r>
      <w:r>
        <w:t xml:space="preserve"> </w:t>
      </w:r>
      <w:r w:rsidR="6B25BD41">
        <w:t>Yet we still lack a systematic account of how AI affects democratic resilience and, consequently, of how policy can maximize its benefits while limiting its risks.</w:t>
      </w:r>
    </w:p>
    <w:p w14:paraId="78ADFF3D" w14:textId="4C0593B7" w:rsidR="613017DC" w:rsidRDefault="613017DC" w:rsidP="71C941D7">
      <w:pPr>
        <w:pStyle w:val="BodyText"/>
      </w:pPr>
      <w:r>
        <w:t xml:space="preserve">To make progress on this account, DEMRESAI proposes a new model of </w:t>
      </w:r>
      <w:r w:rsidRPr="71C941D7">
        <w:rPr>
          <w:b/>
          <w:bCs/>
        </w:rPr>
        <w:t>informational resilience</w:t>
      </w:r>
      <w:r>
        <w:t>, which (i) conceptualizes democratic resilience as a property of system</w:t>
      </w:r>
      <w:r w:rsidR="5434D085">
        <w:t>s</w:t>
      </w:r>
      <w:r>
        <w:t xml:space="preserve"> of information feedback; (ii) </w:t>
      </w:r>
      <w:r w:rsidR="51237700">
        <w:t>specifies the conditions under which these systems retain their democratic character</w:t>
      </w:r>
      <w:r>
        <w:t xml:space="preserve">; and (iii) </w:t>
      </w:r>
      <w:r w:rsidR="61D40EB5" w:rsidRPr="71C941D7">
        <w:t>identifies how AI can strengthen or undermine their capacity to sustain or restore core democratic qualities under internal or external pressure</w:t>
      </w:r>
      <w:r>
        <w:t>.</w:t>
      </w:r>
    </w:p>
    <w:p w14:paraId="644BE2D6" w14:textId="6AB40704" w:rsidR="613017DC" w:rsidRDefault="613017DC" w:rsidP="71C941D7">
      <w:pPr>
        <w:pStyle w:val="BodyText"/>
      </w:pPr>
      <w:r>
        <w:t xml:space="preserve"> </w:t>
      </w:r>
    </w:p>
    <w:p w14:paraId="6810BA77" w14:textId="35DA8C27" w:rsidR="613017DC" w:rsidRDefault="613017DC" w:rsidP="71C941D7">
      <w:pPr>
        <w:pStyle w:val="BodyText"/>
      </w:pPr>
      <w:r>
        <w:t>The aim of DEMRESAI is….</w:t>
      </w:r>
    </w:p>
    <w:p w14:paraId="1F513A9E" w14:textId="6DC0D5C5" w:rsidR="71C941D7" w:rsidRDefault="71C941D7" w:rsidP="71C941D7">
      <w:pPr>
        <w:pStyle w:val="BodyText"/>
      </w:pPr>
    </w:p>
    <w:p w14:paraId="6AA8CEC3" w14:textId="1616B28D" w:rsidR="39F4506D" w:rsidRDefault="39F4506D" w:rsidP="71C941D7">
      <w:pPr>
        <w:pStyle w:val="BodyText"/>
        <w:rPr>
          <w:b/>
          <w:bCs/>
        </w:rPr>
      </w:pPr>
      <w:r w:rsidRPr="71C941D7">
        <w:rPr>
          <w:b/>
          <w:bCs/>
        </w:rPr>
        <w:t>Informational resilience of democracies</w:t>
      </w:r>
    </w:p>
    <w:p w14:paraId="3DCB3333" w14:textId="1CA00291" w:rsidR="39F4506D" w:rsidRDefault="39F4506D" w:rsidP="71C941D7">
      <w:pPr>
        <w:pStyle w:val="BodyText"/>
      </w:pPr>
      <w:commentRangeStart w:id="3"/>
      <w:r>
        <w:t>Democracy is</w:t>
      </w:r>
      <w:commentRangeEnd w:id="3"/>
      <w:r>
        <w:rPr>
          <w:rStyle w:val="CommentReference"/>
          <w:sz w:val="22"/>
          <w:szCs w:val="22"/>
        </w:rPr>
        <w:commentReference w:id="3"/>
      </w:r>
      <w:r>
        <w:t xml:space="preserve"> a system of information exchange that ingests informational inputs from society, such as demands support, and processes these via accountable institutional channels to make decisions and take action that are responsive to the inputs (Deutsch, 1963; Easton, 1965). Extant research on democratic resilience recognizes the informational character of democracy to some extent, but focuses primarily on the ability to institutions to remain accountable in face of internal and external threats without regime breakdown, adapting dynamically to shifting governance conditions (Boese et al., 2021; Croissant &amp; Lott, 2026; Merkel, 2026). Deliberative accounts tend to locate resilience in the quality of public discourse to respond to threats without losing its reflective, competent and inclusive character (Dryzek, 2009; McSwiney et al., 2025). Literature in public administration emphasizes  XYZ…..</w:t>
      </w:r>
    </w:p>
    <w:p w14:paraId="28FA7D1D" w14:textId="36DAFE4D" w:rsidR="39F4506D" w:rsidRDefault="39F4506D" w:rsidP="71C941D7">
      <w:pPr>
        <w:pStyle w:val="BodyText"/>
      </w:pPr>
      <w:r>
        <w:t>Taking the informational character of democracy itself seriously recasts democratic resilience as a system</w:t>
      </w:r>
      <w:r w:rsidR="334CC7D0">
        <w:t>'</w:t>
      </w:r>
      <w:r>
        <w:t xml:space="preserve">s ability to engender responsive information feedback loops, even under internal or external pressure. For a democracy to be informationally resilient, information circulating through the system must have </w:t>
      </w:r>
      <w:r w:rsidRPr="71C941D7">
        <w:rPr>
          <w:b/>
          <w:bCs/>
        </w:rPr>
        <w:t>integrity</w:t>
      </w:r>
      <w:r>
        <w:t xml:space="preserve">, citizens must have </w:t>
      </w:r>
      <w:r w:rsidRPr="71C941D7">
        <w:rPr>
          <w:b/>
          <w:bCs/>
        </w:rPr>
        <w:t xml:space="preserve">autonomy </w:t>
      </w:r>
      <w:r>
        <w:t xml:space="preserve">to form opinions and take actions based on that information, and institutions must remain </w:t>
      </w:r>
      <w:r w:rsidRPr="71C941D7">
        <w:rPr>
          <w:b/>
          <w:bCs/>
        </w:rPr>
        <w:t xml:space="preserve">accountable </w:t>
      </w:r>
      <w:r>
        <w:t>when turning opinions and actions into regulation and policy.</w:t>
      </w:r>
    </w:p>
    <w:p w14:paraId="428334AA" w14:textId="60AE6008" w:rsidR="71C941D7" w:rsidRDefault="71C941D7" w:rsidP="71C941D7">
      <w:pPr>
        <w:pStyle w:val="BodyText"/>
        <w:rPr>
          <w:ins w:id="4" w:author="constanza.sanhueza" w:date="2026-09-28T00:37:00Z" w16du:dateUtc="2026-09-28T00:37:06Z"/>
        </w:rPr>
      </w:pPr>
    </w:p>
    <w:p w14:paraId="5DA8C54F" w14:textId="741BF53C" w:rsidR="71C941D7" w:rsidRDefault="71C941D7">
      <w:pPr>
        <w:pStyle w:val="FirstParagraph"/>
        <w:rPr>
          <w:ins w:id="5" w:author="constanza.sanhueza" w:date="2026-09-27T10:23:00Z" w16du:dateUtc="2026-09-27T10:23:52Z"/>
        </w:rPr>
        <w:pPrChange w:id="6" w:author="constanza.sanhueza" w:date="2026-09-27T10:23:00Z">
          <w:pPr/>
        </w:pPrChange>
      </w:pPr>
      <w:commentRangeStart w:id="7"/>
      <w:del w:id="8" w:author="constanza.sanhueza" w:date="2026-09-27T10:22:00Z" w16du:dateUtc="2026-09-27T10:22:36Z">
        <w:r w:rsidDel="71C941D7">
          <w:lastRenderedPageBreak/>
          <w:delText>We</w:delText>
        </w:r>
      </w:del>
      <w:ins w:id="9" w:author="constanza.sanhueza" w:date="2026-09-27T10:22:00Z" w16du:dateUtc="2026-09-27T10:22:39Z">
        <w:r>
          <w:t>In this project, we</w:t>
        </w:r>
      </w:ins>
      <w:r>
        <w:t xml:space="preserve"> define democratic</w:t>
      </w:r>
      <w:commentRangeEnd w:id="7"/>
      <w:r>
        <w:rPr>
          <w:rStyle w:val="CommentReference"/>
          <w:sz w:val="22"/>
          <w:szCs w:val="22"/>
        </w:rPr>
        <w:commentReference w:id="7"/>
      </w:r>
      <w:r>
        <w:t xml:space="preserve"> resilience as a political system</w:t>
      </w:r>
      <w:r w:rsidR="334CC7D0">
        <w:t>'</w:t>
      </w:r>
      <w:r>
        <w:t xml:space="preserve">s capacity to sustain or restore its core democratic qualities under internal and/or external pressure (Biddle et al., 2025; Boese et al., 2021; Croissant &amp; Lott, 2026; Lührmann, 2021; Merkel, 2026). </w:t>
      </w:r>
      <w:ins w:id="10" w:author="constanza.sanhueza" w:date="2026-09-27T10:32:00Z" w16du:dateUtc="2026-09-27T10:32:11Z">
        <w:r w:rsidR="2C3E6A52" w:rsidRPr="71C941D7">
          <w:t>A resilient democracy continues to fulfil its core functions in the face of both established and emerging challenges. This depends largely on the system</w:t>
        </w:r>
      </w:ins>
      <w:r w:rsidR="334CC7D0" w:rsidRPr="71C941D7">
        <w:t>'</w:t>
      </w:r>
      <w:ins w:id="11" w:author="constanza.sanhueza" w:date="2026-09-27T10:32:00Z" w16du:dateUtc="2026-09-27T10:32:11Z">
        <w:r w:rsidR="2C3E6A52" w:rsidRPr="71C941D7">
          <w:t>s capacity to gather and process information, make decisions, communicate those decisions, and respond in ways that address citizens</w:t>
        </w:r>
      </w:ins>
      <w:r w:rsidR="334CC7D0" w:rsidRPr="71C941D7">
        <w:t>'</w:t>
      </w:r>
      <w:ins w:id="12" w:author="constanza.sanhueza" w:date="2026-09-27T10:32:00Z" w16du:dateUtc="2026-09-27T10:32:11Z">
        <w:r w:rsidR="2C3E6A52" w:rsidRPr="71C941D7">
          <w:t xml:space="preserve"> needs and systemic demands and that are adequate to the problems it faces. In this process, both the content of information and the ways it flows through the system are critical.</w:t>
        </w:r>
      </w:ins>
    </w:p>
    <w:p w14:paraId="2E04BE71" w14:textId="31268452" w:rsidR="48571588" w:rsidRDefault="48571588">
      <w:pPr>
        <w:pStyle w:val="BodyText"/>
        <w:pPrChange w:id="13" w:author="constanza.sanhueza" w:date="2026-09-27T10:34:00Z">
          <w:pPr>
            <w:pStyle w:val="FirstParagraph"/>
          </w:pPr>
        </w:pPrChange>
      </w:pPr>
      <w:r w:rsidRPr="71C941D7">
        <w:t xml:space="preserve"> </w:t>
      </w:r>
    </w:p>
    <w:p w14:paraId="110FE04D" w14:textId="400B9534" w:rsidR="48571588" w:rsidRDefault="48571588" w:rsidP="71C941D7">
      <w:pPr>
        <w:pStyle w:val="BodyText"/>
        <w:rPr>
          <w:b/>
          <w:bCs/>
          <w:rPrChange w:id="14" w:author="constanza.sanhueza" w:date="2026-09-27T10:44:00Z">
            <w:rPr/>
          </w:rPrChange>
        </w:rPr>
      </w:pPr>
      <w:r w:rsidRPr="71C941D7">
        <w:t xml:space="preserve">In this project, </w:t>
      </w:r>
      <w:commentRangeStart w:id="15"/>
      <w:r w:rsidRPr="71C941D7">
        <w:t>we focus on the citizen–information–institution loop (Easton, 1965).</w:t>
      </w:r>
      <w:commentRangeEnd w:id="15"/>
      <w:r w:rsidRPr="71C941D7">
        <w:rPr>
          <w:rStyle w:val="CommentReference"/>
          <w:sz w:val="22"/>
          <w:szCs w:val="22"/>
        </w:rPr>
        <w:commentReference w:id="15"/>
      </w:r>
      <w:r w:rsidRPr="71C941D7">
        <w:t xml:space="preserve"> Citizen demands enter the political system as inputs. Institutions convert them into decisions through a throughput process, and the resulting outputs feed back to citizens, shaping the next round of inputs. Following the classical distinction between what citizens do, what carries information between citizens and institutions, and what institutions do (Almond &amp; Powell, 1966), we divide the loop into three components: </w:t>
      </w:r>
      <w:r w:rsidR="68507296" w:rsidRPr="71C941D7">
        <w:t xml:space="preserve">(1) </w:t>
      </w:r>
      <w:r w:rsidRPr="71C941D7">
        <w:t>i</w:t>
      </w:r>
      <w:r w:rsidRPr="71C941D7">
        <w:rPr>
          <w:b/>
          <w:bCs/>
        </w:rPr>
        <w:t>nformational autonomy</w:t>
      </w:r>
      <w:r w:rsidRPr="71C941D7">
        <w:t>,</w:t>
      </w:r>
      <w:r w:rsidRPr="71C941D7">
        <w:rPr>
          <w:b/>
          <w:bCs/>
        </w:rPr>
        <w:t xml:space="preserve"> </w:t>
      </w:r>
      <w:r w:rsidR="2ABB2050" w:rsidRPr="71C941D7">
        <w:rPr>
          <w:b/>
          <w:bCs/>
        </w:rPr>
        <w:t xml:space="preserve">(2) </w:t>
      </w:r>
      <w:r w:rsidRPr="71C941D7">
        <w:rPr>
          <w:b/>
          <w:bCs/>
        </w:rPr>
        <w:t>informational integrity, and</w:t>
      </w:r>
      <w:r w:rsidR="50471D4D" w:rsidRPr="71C941D7">
        <w:rPr>
          <w:b/>
          <w:bCs/>
        </w:rPr>
        <w:t xml:space="preserve"> (</w:t>
      </w:r>
      <w:del w:id="16" w:author="constanza.sanhueza" w:date="2026-09-27T10:44:00Z" w16du:dateUtc="2026-09-27T10:44:17Z">
        <w:r w:rsidRPr="71C941D7" w:rsidDel="50471D4D">
          <w:rPr>
            <w:b/>
            <w:bCs/>
          </w:rPr>
          <w:delText>3)</w:delText>
        </w:r>
        <w:r w:rsidRPr="71C941D7" w:rsidDel="48571588">
          <w:rPr>
            <w:b/>
            <w:bCs/>
          </w:rPr>
          <w:delText>informational</w:delText>
        </w:r>
      </w:del>
      <w:ins w:id="17" w:author="constanza.sanhueza" w:date="2026-09-27T10:44:00Z" w16du:dateUtc="2026-09-27T10:44:17Z">
        <w:r w:rsidR="020C0075" w:rsidRPr="71C941D7">
          <w:rPr>
            <w:b/>
            <w:bCs/>
          </w:rPr>
          <w:t>3) informational</w:t>
        </w:r>
      </w:ins>
      <w:r w:rsidRPr="71C941D7">
        <w:rPr>
          <w:b/>
          <w:bCs/>
        </w:rPr>
        <w:t xml:space="preserve"> accountability</w:t>
      </w:r>
      <w:r w:rsidR="7B58CBAA" w:rsidRPr="71C941D7">
        <w:rPr>
          <w:b/>
          <w:bCs/>
        </w:rPr>
        <w:t>.</w:t>
      </w:r>
      <w:r w:rsidR="3C615D1B" w:rsidRPr="71C941D7">
        <w:t xml:space="preserve"> We then ask: </w:t>
      </w:r>
      <w:r w:rsidR="3C615D1B" w:rsidRPr="71C941D7">
        <w:rPr>
          <w:b/>
          <w:bCs/>
          <w:rPrChange w:id="18" w:author="constanza.sanhueza" w:date="2026-09-27T10:44:00Z" w16du:dateUtc="2026-09-27T10:44:12Z">
            <w:rPr/>
          </w:rPrChange>
        </w:rPr>
        <w:t>How, and to what extent, is artificial intelligence (AI) affecting each of these components, and how can it help to strengthen them?</w:t>
      </w:r>
    </w:p>
    <w:p w14:paraId="501A492D" w14:textId="79AED2C6" w:rsidR="00280FF2" w:rsidRDefault="71C941D7" w:rsidP="00280FF2">
      <w:pPr>
        <w:pStyle w:val="BodyText"/>
        <w:numPr>
          <w:ilvl w:val="0"/>
          <w:numId w:val="5"/>
        </w:numPr>
        <w:rPr>
          <w:ins w:id="19" w:author="constanza.sanhueza" w:date="2026-09-27T10:41:00Z" w16du:dateUtc="2026-09-27T10:41:05Z"/>
        </w:rPr>
        <w:pPrChange w:id="20" w:author="constanza.sanhueza" w:date="2026-09-27T10:37:00Z">
          <w:pPr>
            <w:pStyle w:val="BodyText"/>
          </w:pPr>
        </w:pPrChange>
      </w:pPr>
      <w:r w:rsidRPr="71C941D7">
        <w:rPr>
          <w:b/>
          <w:bCs/>
          <w:rPrChange w:id="21" w:author="constanza.sanhueza" w:date="2026-09-27T10:34:00Z" w16du:dateUtc="2026-09-27T10:34:33Z">
            <w:rPr/>
          </w:rPrChange>
        </w:rPr>
        <w:t>Informational autonom</w:t>
      </w:r>
      <w:r>
        <w:t xml:space="preserve">y </w:t>
      </w:r>
      <w:ins w:id="22" w:author="constanza.sanhueza" w:date="2026-09-27T10:34:00Z" w16du:dateUtc="2026-09-27T10:34:25Z">
        <w:r w:rsidR="7405D51F">
          <w:t>refers to</w:t>
        </w:r>
      </w:ins>
      <w:del w:id="23" w:author="constanza.sanhueza" w:date="2026-09-27T10:34:00Z" w16du:dateUtc="2026-09-27T10:34:22Z">
        <w:r w:rsidR="00000000" w:rsidDel="71C941D7">
          <w:delText>is</w:delText>
        </w:r>
      </w:del>
      <w:r>
        <w:t xml:space="preserve"> citizens</w:t>
      </w:r>
      <w:r w:rsidR="334CC7D0">
        <w:t>'</w:t>
      </w:r>
      <w:r>
        <w:t xml:space="preserve"> capacity to</w:t>
      </w:r>
      <w:ins w:id="24" w:author="constanza.sanhueza" w:date="2026-09-27T10:38:00Z" w16du:dateUtc="2026-09-27T10:38:19Z">
        <w:r w:rsidR="3B67EE82">
          <w:t xml:space="preserve"> gather information,</w:t>
        </w:r>
      </w:ins>
      <w:r>
        <w:t xml:space="preserve"> form</w:t>
      </w:r>
      <w:ins w:id="25" w:author="constanza.sanhueza" w:date="2026-09-27T10:38:00Z" w16du:dateUtc="2026-09-27T10:38:04Z">
        <w:r w:rsidR="32C9EC21">
          <w:t xml:space="preserve"> opinions</w:t>
        </w:r>
      </w:ins>
      <w:r>
        <w:t xml:space="preserve"> and act on their own judgments (Anderson &amp; Pro, 2026; Dahl, 1989). </w:t>
      </w:r>
    </w:p>
    <w:p w14:paraId="23B234E5" w14:textId="24E6AFFB" w:rsidR="00280FF2" w:rsidRDefault="71C941D7" w:rsidP="00280FF2">
      <w:pPr>
        <w:pStyle w:val="BodyText"/>
        <w:numPr>
          <w:ilvl w:val="0"/>
          <w:numId w:val="5"/>
        </w:numPr>
        <w:rPr>
          <w:ins w:id="26" w:author="constanza.sanhueza" w:date="2026-09-27T10:40:00Z" w16du:dateUtc="2026-09-27T10:40:12Z"/>
        </w:rPr>
        <w:pPrChange w:id="27" w:author="constanza.sanhueza" w:date="2026-09-27T10:41:00Z">
          <w:pPr/>
        </w:pPrChange>
      </w:pPr>
      <w:r w:rsidRPr="71C941D7">
        <w:rPr>
          <w:b/>
          <w:bCs/>
          <w:rPrChange w:id="28" w:author="constanza.sanhueza" w:date="2026-09-27T10:41:00Z" w16du:dateUtc="2026-09-27T10:41:16Z">
            <w:rPr/>
          </w:rPrChange>
        </w:rPr>
        <w:t xml:space="preserve">Informational integrity is </w:t>
      </w:r>
      <w:ins w:id="29" w:author="constanza.sanhueza" w:date="2026-09-27T10:39:00Z" w16du:dateUtc="2026-09-27T10:39:14Z">
        <w:r w:rsidR="207BEEDF" w:rsidRPr="71C941D7">
          <w:rPr>
            <w:b/>
            <w:bCs/>
            <w:rPrChange w:id="30" w:author="constanza.sanhueza" w:date="2026-09-27T10:41:00Z" w16du:dateUtc="2026-09-27T10:41:16Z">
              <w:rPr/>
            </w:rPrChange>
          </w:rPr>
          <w:t xml:space="preserve">defined by </w:t>
        </w:r>
      </w:ins>
      <w:del w:id="31" w:author="constanza.sanhueza" w:date="2026-09-27T10:39:00Z" w16du:dateUtc="2026-09-27T10:39:17Z">
        <w:r w:rsidR="00000000" w:rsidRPr="71C941D7" w:rsidDel="71C941D7">
          <w:rPr>
            <w:b/>
            <w:bCs/>
            <w:rPrChange w:id="32" w:author="constanza.sanhueza" w:date="2026-09-27T10:41:00Z" w16du:dateUtc="2026-09-27T10:41:16Z">
              <w:rPr/>
            </w:rPrChange>
          </w:rPr>
          <w:delText>the</w:delText>
        </w:r>
      </w:del>
      <w:ins w:id="33" w:author="constanza.sanhueza" w:date="2026-09-27T10:39:00Z" w16du:dateUtc="2026-09-27T10:39:28Z">
        <w:r w:rsidR="21869499" w:rsidRPr="71C941D7">
          <w:rPr>
            <w:b/>
            <w:bCs/>
            <w:rPrChange w:id="34" w:author="constanza.sanhueza" w:date="2026-09-27T10:41:00Z" w16du:dateUtc="2026-09-27T10:41:16Z">
              <w:rPr/>
            </w:rPrChange>
          </w:rPr>
          <w:t xml:space="preserve"> the</w:t>
        </w:r>
      </w:ins>
      <w:r w:rsidRPr="71C941D7">
        <w:rPr>
          <w:b/>
          <w:bCs/>
          <w:rPrChange w:id="35" w:author="constanza.sanhueza" w:date="2026-09-27T10:41:00Z" w16du:dateUtc="2026-09-27T10:41:16Z">
            <w:rPr/>
          </w:rPrChange>
        </w:rPr>
        <w:t xml:space="preserve"> accuracy and plurality of the shared evidence base</w:t>
      </w:r>
      <w:ins w:id="36" w:author="constanza.sanhueza" w:date="2026-09-27T10:39:00Z" w16du:dateUtc="2026-09-27T10:39:54Z">
        <w:r w:rsidR="592E7DF6" w:rsidRPr="71C941D7">
          <w:rPr>
            <w:b/>
            <w:bCs/>
            <w:rPrChange w:id="37" w:author="constanza.sanhueza" w:date="2026-09-27T10:41:00Z" w16du:dateUtc="2026-09-27T10:41:16Z">
              <w:rPr/>
            </w:rPrChange>
          </w:rPr>
          <w:t xml:space="preserve"> available</w:t>
        </w:r>
      </w:ins>
      <w:r w:rsidRPr="71C941D7">
        <w:rPr>
          <w:b/>
          <w:bCs/>
          <w:rPrChange w:id="38" w:author="constanza.sanhueza" w:date="2026-09-27T10:41:00Z" w16du:dateUtc="2026-09-27T10:41:16Z">
            <w:rPr/>
          </w:rPrChange>
        </w:rPr>
        <w:t xml:space="preserve"> an</w:t>
      </w:r>
      <w:ins w:id="39" w:author="constanza.sanhueza" w:date="2026-09-27T10:39:00Z" w16du:dateUtc="2026-09-27T10:39:59Z">
        <w:r w:rsidR="5D2F7DC0" w:rsidRPr="71C941D7">
          <w:rPr>
            <w:b/>
            <w:bCs/>
            <w:rPrChange w:id="40" w:author="constanza.sanhueza" w:date="2026-09-27T10:41:00Z" w16du:dateUtc="2026-09-27T10:41:16Z">
              <w:rPr/>
            </w:rPrChange>
          </w:rPr>
          <w:t xml:space="preserve"> t</w:t>
        </w:r>
      </w:ins>
      <w:ins w:id="41" w:author="constanza.sanhueza" w:date="2026-09-27T10:40:00Z" w16du:dateUtc="2026-09-27T10:40:00Z">
        <w:r w:rsidR="5D2F7DC0" w:rsidRPr="71C941D7">
          <w:rPr>
            <w:b/>
            <w:bCs/>
            <w:rPrChange w:id="42" w:author="constanza.sanhueza" w:date="2026-09-27T10:41:00Z" w16du:dateUtc="2026-09-27T10:41:16Z">
              <w:rPr/>
            </w:rPrChange>
          </w:rPr>
          <w:t>he</w:t>
        </w:r>
      </w:ins>
      <w:del w:id="43" w:author="constanza.sanhueza" w:date="2026-09-27T10:39:00Z" w16du:dateUtc="2026-09-27T10:39:59Z">
        <w:r w:rsidR="00000000" w:rsidRPr="71C941D7" w:rsidDel="71C941D7">
          <w:rPr>
            <w:b/>
            <w:bCs/>
            <w:rPrChange w:id="44" w:author="constanza.sanhueza" w:date="2026-09-27T10:41:00Z" w16du:dateUtc="2026-09-27T10:41:16Z">
              <w:rPr/>
            </w:rPrChange>
          </w:rPr>
          <w:delText>d</w:delText>
        </w:r>
      </w:del>
      <w:r w:rsidRPr="71C941D7">
        <w:rPr>
          <w:b/>
          <w:bCs/>
          <w:rPrChange w:id="45" w:author="constanza.sanhueza" w:date="2026-09-27T10:41:00Z" w16du:dateUtc="2026-09-27T10:41:16Z">
            <w:rPr/>
          </w:rPrChange>
        </w:rPr>
        <w:t xml:space="preserve"> information ecosystems citizens and institutions draw on </w:t>
      </w:r>
      <w:r>
        <w:t xml:space="preserve">(Dahl, 1989; Habermas, 1962). </w:t>
      </w:r>
    </w:p>
    <w:p w14:paraId="4659C6D8" w14:textId="1A5DD1E5" w:rsidR="00280FF2" w:rsidRDefault="71C941D7" w:rsidP="00280FF2">
      <w:pPr>
        <w:pStyle w:val="BodyText"/>
        <w:numPr>
          <w:ilvl w:val="0"/>
          <w:numId w:val="5"/>
        </w:numPr>
        <w:rPr>
          <w:ins w:id="46" w:author="constanza.sanhueza" w:date="2026-09-27T10:41:00Z" w16du:dateUtc="2026-09-27T10:41:23Z"/>
        </w:rPr>
        <w:pPrChange w:id="47" w:author="constanza.sanhueza" w:date="2026-09-27T10:40:00Z">
          <w:pPr/>
        </w:pPrChange>
      </w:pPr>
      <w:r w:rsidRPr="71C941D7">
        <w:rPr>
          <w:b/>
          <w:bCs/>
          <w:rPrChange w:id="48" w:author="constanza.sanhueza" w:date="2026-09-27T10:40:00Z" w16du:dateUtc="2026-09-27T10:40:52Z">
            <w:rPr/>
          </w:rPrChange>
        </w:rPr>
        <w:t xml:space="preserve">Informational accountability </w:t>
      </w:r>
      <w:ins w:id="49" w:author="constanza.sanhueza" w:date="2026-09-27T10:40:00Z" w16du:dateUtc="2026-09-27T10:40:41Z">
        <w:r w:rsidR="72D58A1D" w:rsidRPr="71C941D7">
          <w:rPr>
            <w:b/>
            <w:bCs/>
            <w:rPrChange w:id="50" w:author="constanza.sanhueza" w:date="2026-09-27T10:40:00Z" w16du:dateUtc="2026-09-27T10:40:52Z">
              <w:rPr/>
            </w:rPrChange>
          </w:rPr>
          <w:t>is defined as</w:t>
        </w:r>
      </w:ins>
      <w:del w:id="51" w:author="constanza.sanhueza" w:date="2026-09-27T10:40:00Z" w16du:dateUtc="2026-09-27T10:40:36Z">
        <w:r w:rsidR="00000000" w:rsidRPr="71C941D7" w:rsidDel="71C941D7">
          <w:rPr>
            <w:b/>
            <w:bCs/>
            <w:rPrChange w:id="52" w:author="constanza.sanhueza" w:date="2026-09-27T10:40:00Z" w16du:dateUtc="2026-09-27T10:40:52Z">
              <w:rPr/>
            </w:rPrChange>
          </w:rPr>
          <w:delText>is</w:delText>
        </w:r>
      </w:del>
      <w:r w:rsidRPr="71C941D7">
        <w:rPr>
          <w:b/>
          <w:bCs/>
          <w:rPrChange w:id="53" w:author="constanza.sanhueza" w:date="2026-09-27T10:40:00Z" w16du:dateUtc="2026-09-27T10:40:52Z">
            <w:rPr/>
          </w:rPrChange>
        </w:rPr>
        <w:t xml:space="preserve"> </w:t>
      </w:r>
      <w:del w:id="54" w:author="Seraphine Maerz" w:date="2026-09-29T21:55:00Z" w16du:dateUtc="2026-09-29T21:55:23Z">
        <w:r w:rsidR="00000000" w:rsidRPr="71C941D7" w:rsidDel="71C941D7">
          <w:rPr>
            <w:b/>
            <w:bCs/>
            <w:rPrChange w:id="55" w:author="constanza.sanhueza" w:date="2026-09-27T10:40:00Z" w16du:dateUtc="2026-09-27T10:40:52Z">
              <w:rPr/>
            </w:rPrChange>
          </w:rPr>
          <w:delText>i</w:delText>
        </w:r>
      </w:del>
      <w:del w:id="56" w:author="Seraphine Maerz" w:date="2026-09-29T21:55:00Z" w16du:dateUtc="2026-09-29T21:55:18Z">
        <w:r w:rsidR="00000000" w:rsidRPr="71C941D7" w:rsidDel="71C941D7">
          <w:rPr>
            <w:b/>
            <w:bCs/>
            <w:rPrChange w:id="57" w:author="constanza.sanhueza" w:date="2026-09-27T10:40:00Z" w16du:dateUtc="2026-09-27T10:40:52Z">
              <w:rPr/>
            </w:rPrChange>
          </w:rPr>
          <w:delText>nstitutions</w:delText>
        </w:r>
      </w:del>
      <w:r w:rsidR="334CC7D0" w:rsidRPr="71C941D7">
        <w:rPr>
          <w:b/>
          <w:bCs/>
        </w:rPr>
        <w:t>'</w:t>
      </w:r>
      <w:del w:id="58" w:author="Seraphine Maerz" w:date="2026-09-29T21:55:00Z" w16du:dateUtc="2026-09-29T21:55:18Z">
        <w:r w:rsidR="00000000" w:rsidRPr="71C941D7" w:rsidDel="71C941D7">
          <w:rPr>
            <w:b/>
            <w:bCs/>
            <w:rPrChange w:id="59" w:author="constanza.sanhueza" w:date="2026-09-27T10:40:00Z" w16du:dateUtc="2026-09-27T10:40:52Z">
              <w:rPr/>
            </w:rPrChange>
          </w:rPr>
          <w:delText xml:space="preserve"> exposure to being checked and corrected</w:delText>
        </w:r>
      </w:del>
      <w:ins w:id="60" w:author="Seraphine Maerz" w:date="2026-09-29T21:55:00Z" w16du:dateUtc="2026-09-29T21:55:18Z">
        <w:r>
          <w:t>the informational conditions through which institutions become answerable to those with the authority or capacity to check them</w:t>
        </w:r>
      </w:ins>
      <w:r>
        <w:t xml:space="preserve"> (Bovens, 2007; Schedler, 1999). </w:t>
      </w:r>
    </w:p>
    <w:p w14:paraId="400D1C34" w14:textId="44F16F7C" w:rsidR="00280FF2" w:rsidRDefault="00000000" w:rsidP="00280FF2">
      <w:pPr>
        <w:pStyle w:val="BodyText"/>
        <w:pPrChange w:id="61" w:author="constanza.sanhueza" w:date="2026-09-27T10:41:00Z">
          <w:pPr/>
        </w:pPrChange>
      </w:pPr>
      <w:del w:id="62" w:author="constanza.sanhueza" w:date="2026-09-27T10:41:00Z" w16du:dateUtc="2026-09-27T10:41:59Z">
        <w:r w:rsidDel="71C941D7">
          <w:delText>Resilience</w:delText>
        </w:r>
      </w:del>
      <w:ins w:id="63" w:author="constanza.sanhueza" w:date="2026-09-27T10:42:00Z" w16du:dateUtc="2026-09-27T10:42:26Z">
        <w:r w:rsidR="6D8F006C">
          <w:t xml:space="preserve">These three are a pre-condition for democratic resilience, </w:t>
        </w:r>
      </w:ins>
      <w:r w:rsidR="71C941D7">
        <w:t xml:space="preserve"> </w:t>
      </w:r>
      <w:ins w:id="64" w:author="constanza.sanhueza" w:date="2026-09-27T10:42:00Z" w16du:dateUtc="2026-09-27T10:42:31Z">
        <w:r w:rsidR="59969981">
          <w:t xml:space="preserve">it </w:t>
        </w:r>
      </w:ins>
      <w:r w:rsidR="71C941D7">
        <w:t>requires all three to work equitably: when only the best-resourced can claim autonomy, integrity, or accountability, that inequality makes democratic backsliding more likely (Lührmann &amp; Lindberg, 2019; Merkel &amp; Lührmann, 2021).</w:t>
      </w:r>
    </w:p>
    <w:p w14:paraId="0BD12056" w14:textId="68F2EA51" w:rsidR="00280FF2" w:rsidRDefault="71C941D7">
      <w:pPr>
        <w:pStyle w:val="BodyText"/>
      </w:pPr>
      <w:r>
        <w:t>Artificial intelligence disrupts this</w:t>
      </w:r>
      <w:ins w:id="65" w:author="constanza.sanhueza" w:date="2026-09-27T11:31:00Z" w16du:dateUtc="2026-09-27T11:31:43Z">
        <w:r w:rsidR="172AE850">
          <w:t xml:space="preserve"> information</w:t>
        </w:r>
      </w:ins>
      <w:r>
        <w:t xml:space="preserve"> loop directly, reshaping how citizens form judgments and how institutions are scrutinised (Farrell, 2026; Jungherr, 2023; Kreps &amp; Kriner, 2023; Wiewiura et al., 2026). Three forms carry this disruption: generative AI, which fabricates content; ranking and recommendation systems, which shape what is seen; and agentic AI, which increasingly executes rather than just informs decisions (Schmid et al., 2026). Each is dual-use: the same capability that erodes a component by default can strengthen it by design (Cavaliere &amp; Romeo, 2022; König &amp; Wenzelburger, 2022; Noveck, 2026; Ovadya, 2023).</w:t>
      </w:r>
    </w:p>
    <w:p w14:paraId="0CA5644B" w14:textId="41BF2449" w:rsidR="71C941D7" w:rsidRDefault="71C941D7" w:rsidP="71C941D7">
      <w:pPr>
        <w:pStyle w:val="BodyText"/>
        <w:rPr>
          <w:ins w:id="66" w:author="constanza.sanhueza" w:date="2026-09-28T00:39:00Z" w16du:dateUtc="2026-09-28T00:39:14Z"/>
        </w:rPr>
      </w:pPr>
    </w:p>
    <w:p w14:paraId="7DCE0C2F" w14:textId="0B26B9E1" w:rsidR="71C941D7" w:rsidRDefault="71C941D7" w:rsidP="71C941D7">
      <w:pPr>
        <w:pStyle w:val="BodyText"/>
        <w:rPr>
          <w:ins w:id="67" w:author="constanza.sanhueza" w:date="2026-09-28T00:39:00Z" w16du:dateUtc="2026-09-28T00:39:16Z"/>
        </w:rPr>
      </w:pPr>
    </w:p>
    <w:p w14:paraId="7D231FB6" w14:textId="224F88A9" w:rsidR="71C941D7" w:rsidRDefault="71C941D7" w:rsidP="71C941D7">
      <w:pPr>
        <w:pStyle w:val="BodyText"/>
        <w:rPr>
          <w:ins w:id="68" w:author="constanza.sanhueza" w:date="2026-09-28T00:47:00Z" w16du:dateUtc="2026-09-28T00:47:08Z"/>
        </w:rPr>
      </w:pPr>
      <w:commentRangeStart w:id="69"/>
      <w:del w:id="70" w:author="constanza.sanhueza" w:date="2026-09-27T11:32:00Z" w16du:dateUtc="2026-09-27T11:32:07Z">
        <w:r w:rsidDel="71C941D7">
          <w:delText xml:space="preserve">Our </w:delText>
        </w:r>
      </w:del>
      <w:del w:id="71" w:author="constanza.sanhueza" w:date="2026-09-28T00:39:00Z" w16du:dateUtc="2026-09-28T00:39:13Z">
        <w:r w:rsidDel="71C941D7">
          <w:delText>goal is to diagnose this erosion and build the tools that reverse it. We pilot these tools in the EU and Australia — two consolidated democracies with different regulatory starting points — and extend the diagnosis to Southeast Asia and the Pacific</w:delText>
        </w:r>
      </w:del>
      <w:r w:rsidR="334CC7D0">
        <w:t>'</w:t>
      </w:r>
      <w:del w:id="72" w:author="constanza.sanhueza" w:date="2026-09-28T00:39:00Z" w16du:dateUtc="2026-09-28T00:39:13Z">
        <w:r w:rsidDel="71C941D7">
          <w:delText>s hybrid and backsliding cases, capturing the fuller range of AI</w:delText>
        </w:r>
      </w:del>
      <w:r w:rsidR="334CC7D0">
        <w:t>'</w:t>
      </w:r>
      <w:del w:id="73" w:author="constanza.sanhueza" w:date="2026-09-28T00:39:00Z" w16du:dateUtc="2026-09-28T00:39:13Z">
        <w:r w:rsidDel="71C941D7">
          <w:delText>s disruptive power.</w:delText>
        </w:r>
      </w:del>
      <w:commentRangeEnd w:id="69"/>
      <w:r>
        <w:rPr>
          <w:rStyle w:val="CommentReference"/>
          <w:sz w:val="22"/>
          <w:szCs w:val="22"/>
        </w:rPr>
        <w:commentReference w:id="69"/>
      </w:r>
    </w:p>
    <w:p w14:paraId="7DB14BFF" w14:textId="42B666D2" w:rsidR="1CA8E915" w:rsidRDefault="1CA8E915">
      <w:pPr>
        <w:pStyle w:val="BodyText"/>
        <w:pPrChange w:id="74" w:author="constanza.sanhueza" w:date="2026-09-28T00:47:00Z">
          <w:pPr/>
        </w:pPrChange>
      </w:pPr>
      <w:ins w:id="75" w:author="constanza.sanhueza" w:date="2026-09-28T00:47:00Z" w16du:dateUtc="2026-09-28T00:47:10Z">
        <w:r w:rsidRPr="71C941D7">
          <w:lastRenderedPageBreak/>
          <w:t>AI is reshaping democratic life at a pace that outstrips democracies</w:t>
        </w:r>
      </w:ins>
      <w:r w:rsidR="334CC7D0" w:rsidRPr="71C941D7">
        <w:t>'</w:t>
      </w:r>
      <w:ins w:id="76" w:author="constanza.sanhueza" w:date="2026-09-28T00:47:00Z" w16du:dateUtc="2026-09-28T00:47:10Z">
        <w:r w:rsidRPr="71C941D7">
          <w:t xml:space="preserve"> capacity to assess its effects and respond. </w:t>
        </w:r>
      </w:ins>
      <w:ins w:id="77" w:author="constanza.sanhueza" w:date="2026-09-28T00:39:00Z" w16du:dateUtc="2026-09-28T00:39:07Z">
        <w:r w:rsidR="1A834AC9" w:rsidRPr="71C941D7">
          <w:rPr>
            <w:b/>
            <w:bCs/>
            <w:rPrChange w:id="78" w:author="constanza.sanhueza" w:date="2026-09-28T00:47:00Z" w16du:dateUtc="2026-09-28T00:47:28Z">
              <w:rPr/>
            </w:rPrChange>
          </w:rPr>
          <w:t xml:space="preserve">The objective of this project is to diagnose AI-driven erosion of democratic engagement and to develop, test and transfer the tools that counter it. </w:t>
        </w:r>
        <w:r w:rsidR="1A834AC9" w:rsidRPr="71C941D7">
          <w:t>We develop and pilot these tools in the EU and Australia - two consolidated democratic settings with contrasting regulatory environments - and extend the diagnosis to hybrid and backsliding cases in Southeast Asia and the Pacific, where AI</w:t>
        </w:r>
      </w:ins>
      <w:r w:rsidR="334CC7D0" w:rsidRPr="71C941D7">
        <w:t>'</w:t>
      </w:r>
      <w:ins w:id="79" w:author="constanza.sanhueza" w:date="2026-09-28T00:39:00Z" w16du:dateUtc="2026-09-28T00:39:07Z">
        <w:r w:rsidR="1A834AC9" w:rsidRPr="71C941D7">
          <w:t>s disruptive potential is least constrained. This design yields evidence and instruments that are robust across regulatory regimes rather than specific to one, and directly usable by EU institutions, national decision-makers and civil society organisations.</w:t>
        </w:r>
      </w:ins>
    </w:p>
    <w:tbl>
      <w:tblPr>
        <w:tblStyle w:val="Table"/>
        <w:tblW w:w="5000" w:type="pct"/>
        <w:tblLayout w:type="fixed"/>
        <w:tblLook w:val="0000" w:firstRow="0" w:lastRow="0" w:firstColumn="0" w:lastColumn="0" w:noHBand="0" w:noVBand="0"/>
      </w:tblPr>
      <w:tblGrid>
        <w:gridCol w:w="10080"/>
      </w:tblGrid>
      <w:tr w:rsidR="00280FF2" w14:paraId="78015E49" w14:textId="77777777" w:rsidTr="71C941D7">
        <w:tc>
          <w:tcPr>
            <w:tcW w:w="7920" w:type="dxa"/>
          </w:tcPr>
          <w:p w14:paraId="672A6659" w14:textId="77777777" w:rsidR="00280FF2" w:rsidRDefault="71C941D7">
            <w:pPr>
              <w:pStyle w:val="Compact"/>
              <w:jc w:val="center"/>
            </w:pPr>
            <w:bookmarkStart w:id="80" w:name="fig-loop"/>
            <w:r>
              <w:rPr>
                <w:noProof/>
              </w:rPr>
              <w:drawing>
                <wp:inline distT="0" distB="0" distL="0" distR="0" wp14:anchorId="02E447A6" wp14:editId="32B9A62B">
                  <wp:extent cx="6400800" cy="4352544"/>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figures/fig_combined_loop.png"/>
                          <pic:cNvPicPr>
                            <a:picLocks noChangeAspect="1" noChangeArrowheads="1"/>
                          </pic:cNvPicPr>
                        </pic:nvPicPr>
                        <pic:blipFill>
                          <a:blip r:embed="rId9"/>
                          <a:stretch>
                            <a:fillRect/>
                          </a:stretch>
                        </pic:blipFill>
                        <pic:spPr bwMode="auto">
                          <a:xfrm>
                            <a:off x="0" y="0"/>
                            <a:ext cx="6400800" cy="4352544"/>
                          </a:xfrm>
                          <a:prstGeom prst="rect">
                            <a:avLst/>
                          </a:prstGeom>
                          <a:noFill/>
                          <a:ln w="9525">
                            <a:noFill/>
                            <a:headEnd/>
                            <a:tailEnd/>
                          </a:ln>
                        </pic:spPr>
                      </pic:pic>
                    </a:graphicData>
                  </a:graphic>
                </wp:inline>
              </w:drawing>
            </w:r>
          </w:p>
          <w:p w14:paraId="2C40B74E" w14:textId="4DBCF92F" w:rsidR="00280FF2" w:rsidRDefault="71C941D7" w:rsidP="71C941D7">
            <w:pPr>
              <w:pStyle w:val="ImageCaption"/>
              <w:spacing w:before="200"/>
            </w:pPr>
            <w:r>
              <w:t>Figure 1: Easton</w:t>
            </w:r>
            <w:r w:rsidR="334CC7D0">
              <w:t>'</w:t>
            </w:r>
            <w:r>
              <w:t>s (1965) feedback loop, regrouped into the three informational components this project focuses on, with different forms of AI as disruption.</w:t>
            </w:r>
          </w:p>
        </w:tc>
        <w:bookmarkEnd w:id="80"/>
      </w:tr>
    </w:tbl>
    <w:p w14:paraId="1B52FA6C" w14:textId="77777777" w:rsidR="00280FF2" w:rsidRDefault="00000000">
      <w:pPr>
        <w:pStyle w:val="BodyText"/>
      </w:pPr>
      <w:hyperlink w:anchor="fig-loop" w:history="1">
        <w:r w:rsidR="71C941D7" w:rsidRPr="71C941D7">
          <w:rPr>
            <w:rStyle w:val="Hyperlink"/>
          </w:rPr>
          <w:t>Figure 1</w:t>
        </w:r>
      </w:hyperlink>
      <w:r w:rsidR="71C941D7">
        <w:t xml:space="preserve"> illustrates how we conceptualize democratic resilience through the lens of informational autonomy, integrity, and accountability, and how different forms of AI disrupt the loop.</w:t>
      </w:r>
    </w:p>
    <w:p w14:paraId="242664D8" w14:textId="77777777" w:rsidR="00280FF2" w:rsidRDefault="71C941D7">
      <w:pPr>
        <w:pStyle w:val="Heading2"/>
      </w:pPr>
      <w:bookmarkStart w:id="81" w:name="informational-autonomy-citizens"/>
      <w:r>
        <w:t>1 Informational Autonomy — Citizens</w:t>
      </w:r>
    </w:p>
    <w:p w14:paraId="7E5BD07E" w14:textId="77777777" w:rsidR="00280FF2" w:rsidRPr="00280FF2" w:rsidRDefault="71C941D7" w:rsidP="71C941D7">
      <w:pPr>
        <w:pStyle w:val="FirstParagraph"/>
        <w:rPr>
          <w:i/>
          <w:iCs/>
          <w:rPrChange w:id="82" w:author="constanza.sanhueza" w:date="2026-09-27T11:12:00Z">
            <w:rPr/>
          </w:rPrChange>
        </w:rPr>
      </w:pPr>
      <w:r w:rsidRPr="71C941D7">
        <w:rPr>
          <w:i/>
          <w:iCs/>
        </w:rPr>
        <w:t>[Constanza to add]</w:t>
      </w:r>
    </w:p>
    <w:p w14:paraId="5CE8AD95" w14:textId="77777777" w:rsidR="00280FF2" w:rsidRDefault="71C941D7" w:rsidP="71C941D7">
      <w:pPr>
        <w:pStyle w:val="BodyText"/>
        <w:rPr>
          <w:del w:id="83" w:author="constanza.sanhueza" w:date="2026-09-27T11:11:00Z" w16du:dateUtc="2026-09-27T11:11:59Z"/>
          <w:b/>
          <w:bCs/>
          <w:highlight w:val="yellow"/>
        </w:rPr>
      </w:pPr>
      <w:r w:rsidRPr="71C941D7">
        <w:rPr>
          <w:b/>
          <w:bCs/>
          <w:highlight w:val="yellow"/>
          <w:rPrChange w:id="84" w:author="constanza.sanhueza" w:date="2026-09-27T11:12:00Z" w16du:dateUtc="2026-09-27T11:12:20Z">
            <w:rPr>
              <w:b/>
              <w:bCs/>
            </w:rPr>
          </w:rPrChange>
        </w:rPr>
        <w:t>Relevant literature Seraphine identified</w:t>
      </w:r>
      <w:r w:rsidRPr="71C941D7">
        <w:rPr>
          <w:b/>
          <w:bCs/>
          <w:highlight w:val="yellow"/>
          <w:rPrChange w:id="85" w:author="constanza.sanhueza" w:date="2026-09-27T11:12:00Z" w16du:dateUtc="2026-09-27T11:12:20Z">
            <w:rPr>
              <w:b/>
              <w:bCs/>
            </w:rPr>
          </w:rPrChange>
        </w:rPr>
        <w:t xml:space="preserve"> and tagged in Mendeley: </w:t>
      </w:r>
      <w:r w:rsidRPr="71C941D7">
        <w:rPr>
          <w:b/>
          <w:bCs/>
          <w:highlight w:val="yellow"/>
          <w:rPrChange w:id="86" w:author="constanza.sanhueza" w:date="2026-09-27T11:12:00Z" w16du:dateUtc="2026-09-27T11:12:04Z">
            <w:rPr>
              <w:b/>
              <w:bCs/>
            </w:rPr>
          </w:rPrChange>
        </w:rPr>
        <w:t>A</w:t>
      </w:r>
      <w:r w:rsidRPr="71C941D7">
        <w:rPr>
          <w:b/>
          <w:bCs/>
          <w:highlight w:val="yellow"/>
        </w:rPr>
        <w:t>nderson &amp; Pro (2026); Croce (2025); König (2023); Ohren et al. (2026); Ovadya (2023).</w:t>
      </w:r>
    </w:p>
    <w:p w14:paraId="3D8555CC" w14:textId="67A0B80E" w:rsidR="71C941D7" w:rsidRDefault="71C941D7" w:rsidP="71C941D7">
      <w:pPr>
        <w:pStyle w:val="BodyText"/>
        <w:rPr>
          <w:del w:id="87" w:author="constanza.sanhueza" w:date="2026-09-27T11:11:00Z" w16du:dateUtc="2026-09-27T11:11:58Z"/>
          <w:highlight w:val="yellow"/>
        </w:rPr>
      </w:pPr>
      <w:bookmarkStart w:id="88" w:name="X09fa3a4deca3aab082b9f8cab1e0efe26c91788"/>
      <w:bookmarkEnd w:id="81"/>
    </w:p>
    <w:p w14:paraId="4C064C44" w14:textId="43A4C0D6" w:rsidR="0B7DA3C9" w:rsidRDefault="0B7DA3C9" w:rsidP="71C941D7">
      <w:pPr>
        <w:spacing w:before="240" w:after="240" w:line="259" w:lineRule="auto"/>
        <w:jc w:val="both"/>
        <w:rPr>
          <w:rFonts w:ascii="Aptos" w:eastAsia="Aptos" w:hAnsi="Aptos" w:cs="Aptos"/>
        </w:rPr>
      </w:pPr>
      <w:r w:rsidRPr="71C941D7">
        <w:rPr>
          <w:b/>
          <w:bCs/>
        </w:rPr>
        <w:t>Informational autonomy refers to citizens</w:t>
      </w:r>
      <w:r w:rsidR="334CC7D0" w:rsidRPr="71C941D7">
        <w:rPr>
          <w:b/>
          <w:bCs/>
        </w:rPr>
        <w:t>'</w:t>
      </w:r>
      <w:r w:rsidRPr="71C941D7">
        <w:rPr>
          <w:b/>
          <w:bCs/>
        </w:rPr>
        <w:t xml:space="preserve"> capacityo gather information, form opinions, and act based on their own judgments (</w:t>
      </w:r>
      <w:r w:rsidRPr="71C941D7">
        <w:t xml:space="preserve">Anderson &amp; Pro, 2026; Dahl, </w:t>
      </w:r>
      <w:r w:rsidRPr="71C941D7">
        <w:lastRenderedPageBreak/>
        <w:t>1989).</w:t>
      </w:r>
      <w:r w:rsidR="11E59467" w:rsidRPr="71C941D7">
        <w:t xml:space="preserve"> </w:t>
      </w:r>
      <w:r w:rsidR="6DEBFB6A" w:rsidRPr="71C941D7">
        <w:rPr>
          <w:rFonts w:ascii="Aptos" w:eastAsia="Aptos" w:hAnsi="Aptos" w:cs="Aptos"/>
        </w:rPr>
        <w:t xml:space="preserve">In a democracy, citizens need access to information in order to make sense of the political world, reach decisions, and act on them; without this capacity, the demands that enter the political system </w:t>
      </w:r>
      <w:r w:rsidR="1A323DCF" w:rsidRPr="71C941D7">
        <w:rPr>
          <w:b/>
          <w:bCs/>
        </w:rPr>
        <w:t xml:space="preserve">do not </w:t>
      </w:r>
      <w:r w:rsidR="6DEBFB6A" w:rsidRPr="71C941D7">
        <w:rPr>
          <w:rFonts w:ascii="Aptos" w:eastAsia="Aptos" w:hAnsi="Aptos" w:cs="Aptos"/>
        </w:rPr>
        <w:t>reflect citizens</w:t>
      </w:r>
      <w:r w:rsidR="334CC7D0" w:rsidRPr="71C941D7">
        <w:rPr>
          <w:rFonts w:ascii="Aptos" w:eastAsia="Aptos" w:hAnsi="Aptos" w:cs="Aptos"/>
        </w:rPr>
        <w:t>'</w:t>
      </w:r>
      <w:r w:rsidR="6DEBFB6A" w:rsidRPr="71C941D7">
        <w:rPr>
          <w:rFonts w:ascii="Aptos" w:eastAsia="Aptos" w:hAnsi="Aptos" w:cs="Aptos"/>
        </w:rPr>
        <w:t xml:space="preserve"> </w:t>
      </w:r>
      <w:r w:rsidR="46DA86B1" w:rsidRPr="71C941D7">
        <w:rPr>
          <w:rFonts w:ascii="Aptos" w:eastAsia="Aptos" w:hAnsi="Aptos" w:cs="Aptos"/>
        </w:rPr>
        <w:t xml:space="preserve">real </w:t>
      </w:r>
      <w:r w:rsidR="6DEBFB6A" w:rsidRPr="71C941D7">
        <w:rPr>
          <w:rFonts w:ascii="Aptos" w:eastAsia="Aptos" w:hAnsi="Aptos" w:cs="Aptos"/>
        </w:rPr>
        <w:t xml:space="preserve">preferences and needs. </w:t>
      </w:r>
    </w:p>
    <w:p w14:paraId="01ED1B8C" w14:textId="2D7906D2" w:rsidR="00D0680D" w:rsidRDefault="00D0680D" w:rsidP="71C941D7">
      <w:pPr>
        <w:spacing w:before="240" w:after="240" w:line="259" w:lineRule="auto"/>
        <w:jc w:val="both"/>
        <w:rPr>
          <w:rFonts w:ascii="Aptos" w:eastAsia="Aptos" w:hAnsi="Aptos" w:cs="Aptos"/>
        </w:rPr>
      </w:pPr>
      <w:r w:rsidRPr="71C941D7">
        <w:rPr>
          <w:rFonts w:ascii="Aptos" w:eastAsia="Aptos" w:hAnsi="Aptos" w:cs="Aptos"/>
          <w:b/>
          <w:bCs/>
        </w:rPr>
        <w:t>Informational autonomy conditions the quality of inputs</w:t>
      </w:r>
      <w:r w:rsidR="0242346E" w:rsidRPr="71C941D7">
        <w:rPr>
          <w:rFonts w:ascii="Aptos" w:eastAsia="Aptos" w:hAnsi="Aptos" w:cs="Aptos"/>
          <w:b/>
          <w:bCs/>
        </w:rPr>
        <w:t xml:space="preserve"> that are fed into political institutions</w:t>
      </w:r>
      <w:r w:rsidRPr="71C941D7">
        <w:rPr>
          <w:rFonts w:ascii="Aptos" w:eastAsia="Aptos" w:hAnsi="Aptos" w:cs="Aptos"/>
          <w:b/>
          <w:bCs/>
        </w:rPr>
        <w:t xml:space="preserve">. </w:t>
      </w:r>
      <w:r w:rsidR="10A0913F" w:rsidRPr="71C941D7">
        <w:rPr>
          <w:rFonts w:ascii="Aptos" w:eastAsia="Aptos" w:hAnsi="Aptos" w:cs="Aptos"/>
        </w:rPr>
        <w:t xml:space="preserve">Following Anderson and Pro (2026, p. 3), this informational autonomy has two dimensions: </w:t>
      </w:r>
      <w:r w:rsidR="10A0913F" w:rsidRPr="71C941D7">
        <w:rPr>
          <w:rFonts w:ascii="Aptos" w:eastAsia="Aptos" w:hAnsi="Aptos" w:cs="Aptos"/>
          <w:i/>
          <w:iCs/>
        </w:rPr>
        <w:t>authenticity</w:t>
      </w:r>
      <w:r w:rsidR="10A0913F" w:rsidRPr="71C941D7">
        <w:rPr>
          <w:rFonts w:ascii="Aptos" w:eastAsia="Aptos" w:hAnsi="Aptos" w:cs="Aptos"/>
        </w:rPr>
        <w:t>, the freedom to form beliefs, values and preferences that are genuinely one</w:t>
      </w:r>
      <w:r w:rsidR="334CC7D0" w:rsidRPr="71C941D7">
        <w:rPr>
          <w:rFonts w:ascii="Aptos" w:eastAsia="Aptos" w:hAnsi="Aptos" w:cs="Aptos"/>
        </w:rPr>
        <w:t>'</w:t>
      </w:r>
      <w:r w:rsidR="10A0913F" w:rsidRPr="71C941D7">
        <w:rPr>
          <w:rFonts w:ascii="Aptos" w:eastAsia="Aptos" w:hAnsi="Aptos" w:cs="Aptos"/>
        </w:rPr>
        <w:t xml:space="preserve">s own, arrived at through reflection rather than manipulation; and </w:t>
      </w:r>
      <w:r w:rsidR="10A0913F" w:rsidRPr="71C941D7">
        <w:rPr>
          <w:rFonts w:ascii="Aptos" w:eastAsia="Aptos" w:hAnsi="Aptos" w:cs="Aptos"/>
          <w:i/>
          <w:iCs/>
        </w:rPr>
        <w:t>agency</w:t>
      </w:r>
      <w:r w:rsidR="10A0913F" w:rsidRPr="71C941D7">
        <w:rPr>
          <w:rFonts w:ascii="Aptos" w:eastAsia="Aptos" w:hAnsi="Aptos" w:cs="Aptos"/>
        </w:rPr>
        <w:t>, the ability to act effectively on them in private and public life. The distinction matters because the two can move independently: a citizen may hold well-considered views yet lack any effective channel for acting on them, or act frequently on manipulated preferences.</w:t>
      </w:r>
      <w:r w:rsidR="3428BC60" w:rsidRPr="71C941D7">
        <w:rPr>
          <w:rFonts w:ascii="Aptos" w:eastAsia="Aptos" w:hAnsi="Aptos" w:cs="Aptos"/>
        </w:rPr>
        <w:t xml:space="preserve"> Both dimensions are unequally distributed. The capacity to form considered judgments and to act on them varies systematically with education, gender, socioeconomic status, language, disability, age and digital access, and also the result of inter-sectional</w:t>
      </w:r>
      <w:r w:rsidR="1824CB19" w:rsidRPr="71C941D7">
        <w:rPr>
          <w:rFonts w:ascii="Aptos" w:eastAsia="Aptos" w:hAnsi="Aptos" w:cs="Aptos"/>
        </w:rPr>
        <w:t>ity of overlaping</w:t>
      </w:r>
      <w:r w:rsidR="3428BC60" w:rsidRPr="71C941D7">
        <w:rPr>
          <w:rFonts w:ascii="Aptos" w:eastAsia="Aptos" w:hAnsi="Aptos" w:cs="Aptos"/>
        </w:rPr>
        <w:t xml:space="preserve"> identities</w:t>
      </w:r>
      <w:r w:rsidR="25EC5BEC" w:rsidRPr="71C941D7">
        <w:rPr>
          <w:rFonts w:ascii="Aptos" w:eastAsia="Aptos" w:hAnsi="Aptos" w:cs="Aptos"/>
        </w:rPr>
        <w:t>,</w:t>
      </w:r>
      <w:r w:rsidR="3428BC60" w:rsidRPr="71C941D7">
        <w:rPr>
          <w:rFonts w:ascii="Aptos" w:eastAsia="Aptos" w:hAnsi="Aptos" w:cs="Aptos"/>
        </w:rPr>
        <w:t xml:space="preserve"> so informational autonomy</w:t>
      </w:r>
      <w:r w:rsidR="168BC84F" w:rsidRPr="71C941D7">
        <w:rPr>
          <w:rFonts w:ascii="Aptos" w:eastAsia="Aptos" w:hAnsi="Aptos" w:cs="Aptos"/>
        </w:rPr>
        <w:t xml:space="preserve">  levels vary among citizens </w:t>
      </w:r>
      <w:r w:rsidR="3428BC60" w:rsidRPr="71C941D7">
        <w:rPr>
          <w:rFonts w:ascii="Aptos" w:eastAsia="Aptos" w:hAnsi="Aptos" w:cs="Aptos"/>
        </w:rPr>
        <w:t>. Any account of AI</w:t>
      </w:r>
      <w:r w:rsidR="334CC7D0" w:rsidRPr="71C941D7">
        <w:rPr>
          <w:rFonts w:ascii="Aptos" w:eastAsia="Aptos" w:hAnsi="Aptos" w:cs="Aptos"/>
        </w:rPr>
        <w:t>'</w:t>
      </w:r>
      <w:r w:rsidR="3428BC60" w:rsidRPr="71C941D7">
        <w:rPr>
          <w:rFonts w:ascii="Aptos" w:eastAsia="Aptos" w:hAnsi="Aptos" w:cs="Aptos"/>
        </w:rPr>
        <w:t>s effects on informational autonomy must therefore ask not only whether the capacity is strengthened or eroded overall, but for whom.</w:t>
      </w:r>
      <w:r w:rsidR="00CC1B3D" w:rsidRPr="71C941D7">
        <w:rPr>
          <w:rFonts w:ascii="Aptos" w:eastAsia="Aptos" w:hAnsi="Aptos" w:cs="Aptos"/>
        </w:rPr>
        <w:t xml:space="preserve"> </w:t>
      </w:r>
      <w:r w:rsidR="3428BC60" w:rsidRPr="71C941D7">
        <w:rPr>
          <w:rFonts w:ascii="Aptos" w:eastAsia="Aptos" w:hAnsi="Aptos" w:cs="Aptos"/>
        </w:rPr>
        <w:t>I</w:t>
      </w:r>
      <w:r w:rsidR="10A0913F" w:rsidRPr="71C941D7">
        <w:rPr>
          <w:rFonts w:ascii="Aptos" w:eastAsia="Aptos" w:hAnsi="Aptos" w:cs="Aptos"/>
        </w:rPr>
        <w:t xml:space="preserve">nputs </w:t>
      </w:r>
      <w:r w:rsidR="1C8EED4D" w:rsidRPr="71C941D7">
        <w:rPr>
          <w:rFonts w:ascii="Aptos" w:eastAsia="Aptos" w:hAnsi="Aptos" w:cs="Aptos"/>
        </w:rPr>
        <w:t>(citizens</w:t>
      </w:r>
      <w:r w:rsidR="334CC7D0" w:rsidRPr="71C941D7">
        <w:rPr>
          <w:rFonts w:ascii="Aptos" w:eastAsia="Aptos" w:hAnsi="Aptos" w:cs="Aptos"/>
        </w:rPr>
        <w:t>'</w:t>
      </w:r>
      <w:r w:rsidR="1C8EED4D" w:rsidRPr="71C941D7">
        <w:rPr>
          <w:rFonts w:ascii="Aptos" w:eastAsia="Aptos" w:hAnsi="Aptos" w:cs="Aptos"/>
        </w:rPr>
        <w:t xml:space="preserve"> preferences) </w:t>
      </w:r>
      <w:r w:rsidR="10A0913F" w:rsidRPr="71C941D7">
        <w:rPr>
          <w:rFonts w:ascii="Aptos" w:eastAsia="Aptos" w:hAnsi="Aptos" w:cs="Aptos"/>
        </w:rPr>
        <w:t>are only as good as the judgments behind them: if citizens cannot form preferences of their own, institutions respond to demands that are distorted since their inception, and institutional responsiveness loses its democratic meaning, however efficient the political process is.</w:t>
      </w:r>
      <w:r w:rsidR="6B1A0806" w:rsidRPr="71C941D7">
        <w:rPr>
          <w:rFonts w:ascii="Aptos" w:eastAsia="Aptos" w:hAnsi="Aptos" w:cs="Aptos"/>
        </w:rPr>
        <w:t xml:space="preserve"> </w:t>
      </w:r>
    </w:p>
    <w:p w14:paraId="0C2011AF" w14:textId="0983DDDE" w:rsidR="22880EC7" w:rsidRDefault="22880EC7" w:rsidP="71C941D7">
      <w:pPr>
        <w:spacing w:before="240" w:after="240" w:line="259" w:lineRule="auto"/>
        <w:jc w:val="both"/>
        <w:rPr>
          <w:rFonts w:ascii="Aptos" w:eastAsia="Aptos" w:hAnsi="Aptos" w:cs="Aptos"/>
        </w:rPr>
      </w:pPr>
      <w:r w:rsidRPr="71C941D7">
        <w:rPr>
          <w:rFonts w:ascii="Aptos" w:eastAsia="Aptos" w:hAnsi="Aptos" w:cs="Aptos"/>
          <w:b/>
          <w:bCs/>
        </w:rPr>
        <w:t>P</w:t>
      </w:r>
      <w:r w:rsidR="251D8E1E" w:rsidRPr="71C941D7">
        <w:rPr>
          <w:rFonts w:ascii="Aptos" w:eastAsia="Aptos" w:hAnsi="Aptos" w:cs="Aptos"/>
          <w:b/>
          <w:bCs/>
        </w:rPr>
        <w:t>reference formation and political action both depend on information</w:t>
      </w:r>
      <w:r w:rsidR="15ABF196" w:rsidRPr="71C941D7">
        <w:rPr>
          <w:rFonts w:ascii="Aptos" w:eastAsia="Aptos" w:hAnsi="Aptos" w:cs="Aptos"/>
          <w:b/>
          <w:bCs/>
        </w:rPr>
        <w:t>al autonomy</w:t>
      </w:r>
      <w:r w:rsidR="251D8E1E" w:rsidRPr="71C941D7">
        <w:rPr>
          <w:rFonts w:ascii="Aptos" w:eastAsia="Aptos" w:hAnsi="Aptos" w:cs="Aptos"/>
          <w:b/>
          <w:bCs/>
        </w:rPr>
        <w:t xml:space="preserve">, and artificial intelligence is becoming a routine part of how citizens obtain </w:t>
      </w:r>
      <w:r w:rsidR="73F9A162" w:rsidRPr="71C941D7">
        <w:rPr>
          <w:rFonts w:ascii="Aptos" w:eastAsia="Aptos" w:hAnsi="Aptos" w:cs="Aptos"/>
          <w:b/>
          <w:bCs/>
        </w:rPr>
        <w:t>political information</w:t>
      </w:r>
      <w:r w:rsidR="251D8E1E" w:rsidRPr="71C941D7">
        <w:rPr>
          <w:rFonts w:ascii="Aptos" w:eastAsia="Aptos" w:hAnsi="Aptos" w:cs="Aptos"/>
          <w:b/>
          <w:bCs/>
        </w:rPr>
        <w:t xml:space="preserve"> and how they are mobilised </w:t>
      </w:r>
      <w:r w:rsidR="251D8E1E" w:rsidRPr="71C941D7">
        <w:rPr>
          <w:rFonts w:ascii="Aptos" w:eastAsia="Aptos" w:hAnsi="Aptos" w:cs="Aptos"/>
        </w:rPr>
        <w:t>(Noveck, 2026). Voters use</w:t>
      </w:r>
      <w:r w:rsidR="7C247AC0" w:rsidRPr="71C941D7">
        <w:rPr>
          <w:rFonts w:ascii="Aptos" w:eastAsia="Aptos" w:hAnsi="Aptos" w:cs="Aptos"/>
        </w:rPr>
        <w:t xml:space="preserve"> AI to</w:t>
      </w:r>
      <w:r w:rsidR="251D8E1E" w:rsidRPr="71C941D7">
        <w:rPr>
          <w:rFonts w:ascii="Aptos" w:eastAsia="Aptos" w:hAnsi="Aptos" w:cs="Aptos"/>
        </w:rPr>
        <w:t xml:space="preserve"> </w:t>
      </w:r>
      <w:r w:rsidR="422E403A" w:rsidRPr="71C941D7">
        <w:rPr>
          <w:rFonts w:ascii="Aptos" w:eastAsia="Aptos" w:hAnsi="Aptos" w:cs="Aptos"/>
        </w:rPr>
        <w:t>summarize</w:t>
      </w:r>
      <w:r w:rsidR="251D8E1E" w:rsidRPr="71C941D7">
        <w:rPr>
          <w:rFonts w:ascii="Aptos" w:eastAsia="Aptos" w:hAnsi="Aptos" w:cs="Aptos"/>
        </w:rPr>
        <w:t xml:space="preserve"> policy positions, compare candidates and clarify the implications of complex proposals (Anderson &amp; Pro, 2026, p. 2), and voting advice applications have reached considerable scale</w:t>
      </w:r>
      <w:r w:rsidR="7F4C9C05" w:rsidRPr="71C941D7">
        <w:rPr>
          <w:rFonts w:ascii="Aptos" w:eastAsia="Aptos" w:hAnsi="Aptos" w:cs="Aptos"/>
        </w:rPr>
        <w:t xml:space="preserve"> </w:t>
      </w:r>
      <w:r w:rsidR="251D8E1E" w:rsidRPr="71C941D7">
        <w:rPr>
          <w:rFonts w:ascii="Aptos" w:eastAsia="Aptos" w:hAnsi="Aptos" w:cs="Aptos"/>
        </w:rPr>
        <w:t xml:space="preserve">(Noveck, 2026, p. 93). On the </w:t>
      </w:r>
      <w:r w:rsidR="470FCD7C" w:rsidRPr="71C941D7">
        <w:rPr>
          <w:rFonts w:ascii="Aptos" w:eastAsia="Aptos" w:hAnsi="Aptos" w:cs="Aptos"/>
        </w:rPr>
        <w:t xml:space="preserve">political </w:t>
      </w:r>
      <w:r w:rsidR="251D8E1E" w:rsidRPr="71C941D7">
        <w:rPr>
          <w:rFonts w:ascii="Aptos" w:eastAsia="Aptos" w:hAnsi="Aptos" w:cs="Aptos"/>
        </w:rPr>
        <w:t xml:space="preserve">action side, parties and civic </w:t>
      </w:r>
      <w:r w:rsidR="7F990006" w:rsidRPr="71C941D7">
        <w:rPr>
          <w:rFonts w:ascii="Aptos" w:eastAsia="Aptos" w:hAnsi="Aptos" w:cs="Aptos"/>
        </w:rPr>
        <w:t>organizations</w:t>
      </w:r>
      <w:r w:rsidR="251D8E1E" w:rsidRPr="71C941D7">
        <w:rPr>
          <w:rFonts w:ascii="Aptos" w:eastAsia="Aptos" w:hAnsi="Aptos" w:cs="Aptos"/>
        </w:rPr>
        <w:t xml:space="preserve"> increasingly use AI to reach and </w:t>
      </w:r>
      <w:r w:rsidR="10891ACC" w:rsidRPr="71C941D7">
        <w:rPr>
          <w:rFonts w:ascii="Aptos" w:eastAsia="Aptos" w:hAnsi="Aptos" w:cs="Aptos"/>
        </w:rPr>
        <w:t>mobilize</w:t>
      </w:r>
      <w:r w:rsidR="251D8E1E" w:rsidRPr="71C941D7">
        <w:rPr>
          <w:rFonts w:ascii="Aptos" w:eastAsia="Aptos" w:hAnsi="Aptos" w:cs="Aptos"/>
        </w:rPr>
        <w:t xml:space="preserve"> citizens:</w:t>
      </w:r>
      <w:r w:rsidR="6180CD20" w:rsidRPr="71C941D7">
        <w:rPr>
          <w:rFonts w:ascii="Aptos" w:eastAsia="Aptos" w:hAnsi="Aptos" w:cs="Aptos"/>
        </w:rPr>
        <w:t xml:space="preserve"> </w:t>
      </w:r>
      <w:r w:rsidR="251D8E1E" w:rsidRPr="71C941D7">
        <w:rPr>
          <w:rFonts w:ascii="Aptos" w:eastAsia="Aptos" w:hAnsi="Aptos" w:cs="Aptos"/>
        </w:rPr>
        <w:t xml:space="preserve">candidates generate multilingual campaign material to engage </w:t>
      </w:r>
      <w:r w:rsidR="5DDE095C" w:rsidRPr="71C941D7">
        <w:rPr>
          <w:rFonts w:ascii="Aptos" w:eastAsia="Aptos" w:hAnsi="Aptos" w:cs="Aptos"/>
        </w:rPr>
        <w:t>marginalized</w:t>
      </w:r>
      <w:r w:rsidR="251D8E1E" w:rsidRPr="71C941D7">
        <w:rPr>
          <w:rFonts w:ascii="Aptos" w:eastAsia="Aptos" w:hAnsi="Aptos" w:cs="Aptos"/>
        </w:rPr>
        <w:t xml:space="preserve"> groups, while campaigns across contexts rely on micro-targeted messages tailored to individual data attributes (Noveck, 2026, pp. 26, 75). AI systems also prompt political acts directly, through donation reminders, suggested emails to legislators, recommended petitions and voting advice calibrated to predicted responsiveness (Anderson &amp; Pro, 2026, p. 11</w:t>
      </w:r>
      <w:r w:rsidR="5A7D2EA9" w:rsidRPr="71C941D7">
        <w:rPr>
          <w:rFonts w:ascii="Aptos" w:eastAsia="Aptos" w:hAnsi="Aptos" w:cs="Aptos"/>
        </w:rPr>
        <w:t>). Consequently</w:t>
      </w:r>
      <w:r w:rsidR="46EA7F54" w:rsidRPr="71C941D7">
        <w:rPr>
          <w:rFonts w:ascii="Aptos" w:eastAsia="Aptos" w:hAnsi="Aptos" w:cs="Aptos"/>
        </w:rPr>
        <w:t xml:space="preserve">, </w:t>
      </w:r>
      <w:r w:rsidR="59FF8F93" w:rsidRPr="71C941D7">
        <w:rPr>
          <w:rFonts w:ascii="Aptos" w:eastAsia="Aptos" w:hAnsi="Aptos" w:cs="Aptos"/>
        </w:rPr>
        <w:t xml:space="preserve">AI has the ability to </w:t>
      </w:r>
      <w:r w:rsidR="0EEEF20A" w:rsidRPr="71C941D7">
        <w:rPr>
          <w:rFonts w:ascii="Aptos" w:eastAsia="Aptos" w:hAnsi="Aptos" w:cs="Aptos"/>
        </w:rPr>
        <w:t xml:space="preserve">both facilitate and distort opinion formation and political </w:t>
      </w:r>
      <w:r w:rsidR="5210DED5" w:rsidRPr="71C941D7">
        <w:rPr>
          <w:rFonts w:ascii="Aptos" w:eastAsia="Aptos" w:hAnsi="Aptos" w:cs="Aptos"/>
        </w:rPr>
        <w:t>action.</w:t>
      </w:r>
    </w:p>
    <w:p w14:paraId="0C779209" w14:textId="6740A3B1" w:rsidR="58FAD167" w:rsidRDefault="58FAD167" w:rsidP="71C941D7">
      <w:pPr>
        <w:spacing w:before="240" w:after="240" w:line="259" w:lineRule="auto"/>
        <w:jc w:val="both"/>
        <w:rPr>
          <w:rFonts w:ascii="Aptos" w:eastAsia="Aptos" w:hAnsi="Aptos" w:cs="Aptos"/>
        </w:rPr>
      </w:pPr>
      <w:r w:rsidRPr="71C941D7">
        <w:rPr>
          <w:rFonts w:ascii="Aptos" w:eastAsia="Aptos" w:hAnsi="Aptos" w:cs="Aptos"/>
          <w:b/>
          <w:bCs/>
        </w:rPr>
        <w:t>AI can also strengthen political participation.</w:t>
      </w:r>
      <w:r w:rsidR="568D22C4" w:rsidRPr="71C941D7">
        <w:rPr>
          <w:rFonts w:ascii="Aptos" w:eastAsia="Aptos" w:hAnsi="Aptos" w:cs="Aptos"/>
          <w:b/>
          <w:bCs/>
        </w:rPr>
        <w:t xml:space="preserve"> </w:t>
      </w:r>
      <w:r w:rsidR="1AEA66C2" w:rsidRPr="71C941D7">
        <w:rPr>
          <w:rFonts w:ascii="Aptos" w:eastAsia="Aptos" w:hAnsi="Aptos" w:cs="Aptos"/>
        </w:rPr>
        <w:t xml:space="preserve">AI </w:t>
      </w:r>
      <w:r w:rsidR="6C8FC4E1" w:rsidRPr="71C941D7">
        <w:rPr>
          <w:rFonts w:ascii="Aptos" w:eastAsia="Aptos" w:hAnsi="Aptos" w:cs="Aptos"/>
        </w:rPr>
        <w:t>can reduce</w:t>
      </w:r>
      <w:r w:rsidR="2BCC248D" w:rsidRPr="71C941D7">
        <w:rPr>
          <w:rFonts w:ascii="Aptos" w:eastAsia="Aptos" w:hAnsi="Aptos" w:cs="Aptos"/>
        </w:rPr>
        <w:t xml:space="preserve"> the cost of</w:t>
      </w:r>
      <w:r w:rsidR="6C8FC4E1" w:rsidRPr="71C941D7">
        <w:rPr>
          <w:rFonts w:ascii="Aptos" w:eastAsia="Aptos" w:hAnsi="Aptos" w:cs="Aptos"/>
        </w:rPr>
        <w:t xml:space="preserve"> </w:t>
      </w:r>
      <w:r w:rsidR="0214AE16" w:rsidRPr="71C941D7">
        <w:rPr>
          <w:rFonts w:ascii="Aptos" w:eastAsia="Aptos" w:hAnsi="Aptos" w:cs="Aptos"/>
        </w:rPr>
        <w:t xml:space="preserve">political </w:t>
      </w:r>
      <w:r w:rsidR="6C8FC4E1" w:rsidRPr="71C941D7">
        <w:rPr>
          <w:rFonts w:ascii="Aptos" w:eastAsia="Aptos" w:hAnsi="Aptos" w:cs="Aptos"/>
        </w:rPr>
        <w:t>learning, compliance and psychological burdens that hamper citizens</w:t>
      </w:r>
      <w:r w:rsidR="334CC7D0" w:rsidRPr="71C941D7">
        <w:rPr>
          <w:rFonts w:ascii="Aptos" w:eastAsia="Aptos" w:hAnsi="Aptos" w:cs="Aptos"/>
        </w:rPr>
        <w:t>'</w:t>
      </w:r>
      <w:r w:rsidR="6C8FC4E1" w:rsidRPr="71C941D7">
        <w:rPr>
          <w:rFonts w:ascii="Aptos" w:eastAsia="Aptos" w:hAnsi="Aptos" w:cs="Aptos"/>
        </w:rPr>
        <w:t xml:space="preserve"> access to </w:t>
      </w:r>
      <w:r w:rsidR="47F477A1" w:rsidRPr="71C941D7">
        <w:rPr>
          <w:rFonts w:ascii="Aptos" w:eastAsia="Aptos" w:hAnsi="Aptos" w:cs="Aptos"/>
        </w:rPr>
        <w:t xml:space="preserve">information and </w:t>
      </w:r>
      <w:r w:rsidR="6C8FC4E1" w:rsidRPr="71C941D7">
        <w:rPr>
          <w:rFonts w:ascii="Aptos" w:eastAsia="Aptos" w:hAnsi="Aptos" w:cs="Aptos"/>
        </w:rPr>
        <w:t xml:space="preserve">democratic </w:t>
      </w:r>
      <w:r w:rsidR="07A17A93" w:rsidRPr="71C941D7">
        <w:rPr>
          <w:rFonts w:ascii="Aptos" w:eastAsia="Aptos" w:hAnsi="Aptos" w:cs="Aptos"/>
        </w:rPr>
        <w:t>institutions and</w:t>
      </w:r>
      <w:r w:rsidR="6C8FC4E1" w:rsidRPr="71C941D7">
        <w:rPr>
          <w:rFonts w:ascii="Aptos" w:eastAsia="Aptos" w:hAnsi="Aptos" w:cs="Aptos"/>
        </w:rPr>
        <w:t xml:space="preserve"> can act as facilitators that </w:t>
      </w:r>
      <w:r w:rsidR="2D160551" w:rsidRPr="71C941D7">
        <w:rPr>
          <w:rFonts w:ascii="Aptos" w:eastAsia="Aptos" w:hAnsi="Aptos" w:cs="Aptos"/>
        </w:rPr>
        <w:t>summarize</w:t>
      </w:r>
      <w:r w:rsidR="6C8FC4E1" w:rsidRPr="71C941D7">
        <w:rPr>
          <w:rFonts w:ascii="Aptos" w:eastAsia="Aptos" w:hAnsi="Aptos" w:cs="Aptos"/>
        </w:rPr>
        <w:t xml:space="preserve"> arguments and surface paths to compromise within deliberation (Croce, 2025, p. 54)</w:t>
      </w:r>
      <w:r w:rsidR="20CE4C0A" w:rsidRPr="71C941D7">
        <w:rPr>
          <w:rFonts w:ascii="Aptos" w:eastAsia="Aptos" w:hAnsi="Aptos" w:cs="Aptos"/>
        </w:rPr>
        <w:t xml:space="preserve">. These burdens fall unevenly, and so do the gains from lifting them: the citizens least able to navigate complex administrative and informational systems </w:t>
      </w:r>
      <w:r w:rsidR="63FE296E" w:rsidRPr="71C941D7">
        <w:rPr>
          <w:rFonts w:ascii="Aptos" w:eastAsia="Aptos" w:hAnsi="Aptos" w:cs="Aptos"/>
        </w:rPr>
        <w:t>could</w:t>
      </w:r>
      <w:r w:rsidR="20CE4C0A" w:rsidRPr="71C941D7">
        <w:rPr>
          <w:rFonts w:ascii="Aptos" w:eastAsia="Aptos" w:hAnsi="Aptos" w:cs="Aptos"/>
        </w:rPr>
        <w:t xml:space="preserve"> benefit most. </w:t>
      </w:r>
      <w:r w:rsidR="3F18A4C6" w:rsidRPr="71C941D7">
        <w:rPr>
          <w:rFonts w:ascii="Aptos" w:eastAsia="Aptos" w:hAnsi="Aptos" w:cs="Aptos"/>
        </w:rPr>
        <w:t>E</w:t>
      </w:r>
      <w:r w:rsidR="20CE4C0A" w:rsidRPr="71C941D7">
        <w:rPr>
          <w:rFonts w:ascii="Aptos" w:eastAsia="Aptos" w:hAnsi="Aptos" w:cs="Aptos"/>
        </w:rPr>
        <w:t xml:space="preserve">vidence </w:t>
      </w:r>
      <w:r w:rsidR="1FABAA7D" w:rsidRPr="71C941D7">
        <w:rPr>
          <w:rFonts w:ascii="Aptos" w:eastAsia="Aptos" w:hAnsi="Aptos" w:cs="Aptos"/>
        </w:rPr>
        <w:t xml:space="preserve">shows </w:t>
      </w:r>
      <w:r w:rsidR="20CE4C0A" w:rsidRPr="71C941D7">
        <w:rPr>
          <w:rFonts w:ascii="Aptos" w:eastAsia="Aptos" w:hAnsi="Aptos" w:cs="Aptos"/>
        </w:rPr>
        <w:t xml:space="preserve">that conversational agents can widen who speaks as well as how many: in deliberative settings they have been found to improve perceived conversation quality and democratic reciprocity, and to raise participation among </w:t>
      </w:r>
      <w:r w:rsidR="5DE667D7" w:rsidRPr="71C941D7">
        <w:rPr>
          <w:rFonts w:ascii="Aptos" w:eastAsia="Aptos" w:hAnsi="Aptos" w:cs="Aptos"/>
        </w:rPr>
        <w:t xml:space="preserve">under-represented </w:t>
      </w:r>
      <w:r w:rsidR="20CE4C0A" w:rsidRPr="71C941D7">
        <w:rPr>
          <w:rFonts w:ascii="Aptos" w:eastAsia="Aptos" w:hAnsi="Aptos" w:cs="Aptos"/>
        </w:rPr>
        <w:t>groups (Croce, 2025, p. 55Ohren et al., 2026, p. 6).</w:t>
      </w:r>
      <w:r w:rsidR="6B2F5181" w:rsidRPr="71C941D7">
        <w:rPr>
          <w:rFonts w:ascii="Aptos" w:eastAsia="Aptos" w:hAnsi="Aptos" w:cs="Aptos"/>
        </w:rPr>
        <w:t xml:space="preserve"> Furthermore, </w:t>
      </w:r>
      <w:r w:rsidR="6C8FC4E1" w:rsidRPr="71C941D7">
        <w:rPr>
          <w:rFonts w:ascii="Aptos" w:eastAsia="Aptos" w:hAnsi="Aptos" w:cs="Aptos"/>
        </w:rPr>
        <w:t>AI-augmented representative deliberation has been proposed as a way to make participatory processes workable at scales previously out of reach (Ovadya, 2023, pp. 163, 166</w:t>
      </w:r>
      <w:r w:rsidR="4FA7DF65" w:rsidRPr="71C941D7">
        <w:rPr>
          <w:rFonts w:ascii="Aptos" w:eastAsia="Aptos" w:hAnsi="Aptos" w:cs="Aptos"/>
        </w:rPr>
        <w:t>, Noveck 2026</w:t>
      </w:r>
      <w:r w:rsidR="6C8FC4E1" w:rsidRPr="71C941D7">
        <w:rPr>
          <w:rFonts w:ascii="Aptos" w:eastAsia="Aptos" w:hAnsi="Aptos" w:cs="Aptos"/>
        </w:rPr>
        <w:t xml:space="preserve">). </w:t>
      </w:r>
    </w:p>
    <w:p w14:paraId="50D3F8D3" w14:textId="2044817D" w:rsidR="3A82589C" w:rsidRDefault="3A82589C" w:rsidP="71C941D7">
      <w:pPr>
        <w:spacing w:before="240" w:after="240" w:line="259" w:lineRule="auto"/>
        <w:jc w:val="both"/>
        <w:rPr>
          <w:b/>
          <w:bCs/>
        </w:rPr>
      </w:pPr>
      <w:r w:rsidRPr="71C941D7">
        <w:rPr>
          <w:rFonts w:ascii="Aptos" w:eastAsia="Aptos" w:hAnsi="Aptos" w:cs="Aptos"/>
          <w:b/>
          <w:bCs/>
        </w:rPr>
        <w:t>Simultaneously</w:t>
      </w:r>
      <w:r w:rsidR="6C8FC4E1" w:rsidRPr="71C941D7">
        <w:rPr>
          <w:rFonts w:ascii="Aptos" w:eastAsia="Aptos" w:hAnsi="Aptos" w:cs="Aptos"/>
          <w:b/>
          <w:bCs/>
        </w:rPr>
        <w:t xml:space="preserve">, the same </w:t>
      </w:r>
      <w:r w:rsidR="2602AA63" w:rsidRPr="71C941D7">
        <w:rPr>
          <w:rFonts w:ascii="Aptos" w:eastAsia="Aptos" w:hAnsi="Aptos" w:cs="Aptos"/>
          <w:b/>
          <w:bCs/>
        </w:rPr>
        <w:t xml:space="preserve">AI </w:t>
      </w:r>
      <w:r w:rsidR="6C8FC4E1" w:rsidRPr="71C941D7">
        <w:rPr>
          <w:rFonts w:ascii="Aptos" w:eastAsia="Aptos" w:hAnsi="Aptos" w:cs="Aptos"/>
          <w:b/>
          <w:bCs/>
        </w:rPr>
        <w:t xml:space="preserve">systems that help citizens interpret information also help compose what they say, while ranking and recommendation systems shape what they encounter and whether their expressions </w:t>
      </w:r>
      <w:r w:rsidR="585A883E" w:rsidRPr="71C941D7">
        <w:rPr>
          <w:rFonts w:ascii="Aptos" w:eastAsia="Aptos" w:hAnsi="Aptos" w:cs="Aptos"/>
          <w:b/>
          <w:bCs/>
        </w:rPr>
        <w:t xml:space="preserve">are able to reach decision-makers. </w:t>
      </w:r>
      <w:r w:rsidR="7AFB8412" w:rsidRPr="71C941D7">
        <w:rPr>
          <w:rFonts w:ascii="Aptos" w:eastAsia="Aptos" w:hAnsi="Aptos" w:cs="Aptos"/>
        </w:rPr>
        <w:t xml:space="preserve"> </w:t>
      </w:r>
      <w:r w:rsidR="29EBE1F3" w:rsidRPr="71C941D7">
        <w:rPr>
          <w:rFonts w:ascii="Aptos" w:eastAsia="Aptos" w:hAnsi="Aptos" w:cs="Aptos"/>
        </w:rPr>
        <w:t xml:space="preserve">AI </w:t>
      </w:r>
      <w:r w:rsidR="7AFB8412" w:rsidRPr="71C941D7">
        <w:t xml:space="preserve">tools also take part in interpreting information </w:t>
      </w:r>
      <w:r w:rsidR="7AFB8412" w:rsidRPr="71C941D7">
        <w:lastRenderedPageBreak/>
        <w:t>and phrasing opinions, making it harder to tell where a citizen</w:t>
      </w:r>
      <w:r w:rsidR="334CC7D0" w:rsidRPr="71C941D7">
        <w:t>'</w:t>
      </w:r>
      <w:r w:rsidR="7AFB8412" w:rsidRPr="71C941D7">
        <w:t>s reasoning ends, and the system</w:t>
      </w:r>
      <w:r w:rsidR="334CC7D0" w:rsidRPr="71C941D7">
        <w:t>'</w:t>
      </w:r>
      <w:r w:rsidR="7AFB8412" w:rsidRPr="71C941D7">
        <w:t xml:space="preserve">s contribution begins. Ranking and recommendation systems, in turn, shape which information and calls to action citizens encounter, and whether their own expressions reach others. Anderson and Pro (2026) call this tension the </w:t>
      </w:r>
      <w:r w:rsidR="7AFB8412" w:rsidRPr="71C941D7">
        <w:rPr>
          <w:i/>
          <w:iCs/>
        </w:rPr>
        <w:t>autonomy paradox</w:t>
      </w:r>
      <w:r w:rsidR="7AFB8412" w:rsidRPr="71C941D7">
        <w:t>: AI can make participation easier while weakening the independence of judgment or support reflective judgment while constraining citizens</w:t>
      </w:r>
      <w:r w:rsidR="334CC7D0" w:rsidRPr="71C941D7">
        <w:t>'</w:t>
      </w:r>
      <w:r w:rsidR="7AFB8412" w:rsidRPr="71C941D7">
        <w:t xml:space="preserve"> capacity to act on them. </w:t>
      </w:r>
      <w:r w:rsidR="7AFB8412" w:rsidRPr="71C941D7">
        <w:rPr>
          <w:rFonts w:ascii="Aptos" w:eastAsia="Aptos" w:hAnsi="Aptos" w:cs="Aptos"/>
        </w:rPr>
        <w:t>The direction of the effect is not a property of the technology itself. At the individual level it depends on how much interpretive work citizens outsource to AI, whether they recognize the system</w:t>
      </w:r>
      <w:r w:rsidR="334CC7D0" w:rsidRPr="71C941D7">
        <w:rPr>
          <w:rFonts w:ascii="Aptos" w:eastAsia="Aptos" w:hAnsi="Aptos" w:cs="Aptos"/>
        </w:rPr>
        <w:t>'</w:t>
      </w:r>
      <w:r w:rsidR="7AFB8412" w:rsidRPr="71C941D7">
        <w:rPr>
          <w:rFonts w:ascii="Aptos" w:eastAsia="Aptos" w:hAnsi="Aptos" w:cs="Aptos"/>
        </w:rPr>
        <w:t>s role, whether engagement begins with their own purposes or with a system prompt, and how critically they assess outputs (Anderson &amp; Pro, 2026, p. 8).</w:t>
      </w:r>
      <w:r w:rsidR="52D3028A" w:rsidRPr="71C941D7">
        <w:rPr>
          <w:rFonts w:ascii="Aptos" w:eastAsia="Aptos" w:hAnsi="Aptos" w:cs="Aptos"/>
        </w:rPr>
        <w:t xml:space="preserve"> </w:t>
      </w:r>
      <w:r w:rsidR="7AFB8412" w:rsidRPr="71C941D7">
        <w:rPr>
          <w:rFonts w:ascii="Aptos" w:eastAsia="Aptos" w:hAnsi="Aptos" w:cs="Aptos"/>
        </w:rPr>
        <w:t>At the institutional level it depends on whether AI-supported processes preserve popular control (e.g. Democratic AI) and considered judgment or merely create an illusion of influence, with citizens interacting with tools whose decision-making remains opaque and technocratic (Ohren et al., 2026, pp. 1, 7).</w:t>
      </w:r>
      <w:r w:rsidR="150C4BCA" w:rsidRPr="71C941D7">
        <w:rPr>
          <w:rFonts w:ascii="Aptos" w:eastAsia="Aptos" w:hAnsi="Aptos" w:cs="Aptos"/>
        </w:rPr>
        <w:t xml:space="preserve"> The risks are distributional as well. Language models inherit the biases of their training data, over-representing dominant English-speaking, Western and male perspectives, and systems that enforce standard linguistic norms exclude forms of expression such as storytelling or non-standard language, silencing or distorting minorit</w:t>
      </w:r>
      <w:r w:rsidR="13FE3DCE" w:rsidRPr="71C941D7">
        <w:rPr>
          <w:rFonts w:ascii="Aptos" w:eastAsia="Aptos" w:hAnsi="Aptos" w:cs="Aptos"/>
        </w:rPr>
        <w:t>y</w:t>
      </w:r>
      <w:r w:rsidR="150C4BCA" w:rsidRPr="71C941D7">
        <w:rPr>
          <w:rFonts w:ascii="Aptos" w:eastAsia="Aptos" w:hAnsi="Aptos" w:cs="Aptos"/>
        </w:rPr>
        <w:t xml:space="preserve"> voices (Ohren et al., 2026, p. 6). Algorithmic selection carries the same risk under a claim of neutrality: in the Global Assembly, an algorithm excluded participants from Pacific Island states — among those most affected by climate change — on grounds of fairness (Ohren et al., 2026, p. 7). Where AI mediates who is heard, inclusiveness becomes a design question rather than a by-product.</w:t>
      </w:r>
      <w:r w:rsidR="0B7DA3C9" w:rsidRPr="71C941D7">
        <w:t>The same conditionality applies to efforts to use AI to strengthen citizen</w:t>
      </w:r>
      <w:r w:rsidR="615800CF" w:rsidRPr="71C941D7">
        <w:t>s</w:t>
      </w:r>
      <w:r w:rsidR="334CC7D0" w:rsidRPr="71C941D7">
        <w:t>'</w:t>
      </w:r>
      <w:r w:rsidR="0B7DA3C9" w:rsidRPr="71C941D7">
        <w:t xml:space="preserve"> voice. AI-supported deliberation and chatbot-mediated participation can widen access and help citizens reason together at scale (</w:t>
      </w:r>
      <w:r w:rsidR="4CF91B92" w:rsidRPr="71C941D7">
        <w:t xml:space="preserve">Noveck 2026, </w:t>
      </w:r>
      <w:r w:rsidR="0B7DA3C9" w:rsidRPr="71C941D7">
        <w:t>Croce, 2025; Ovadya, 2023), but only where citizens retain control over the agenda, the information and the conclusions (Ohren et al., 2026).</w:t>
      </w:r>
      <w:r w:rsidR="0B7DA3C9" w:rsidRPr="71C941D7">
        <w:rPr>
          <w:b/>
          <w:bCs/>
        </w:rPr>
        <w:t xml:space="preserve"> For democratic resilience, then, the key question </w:t>
      </w:r>
      <w:r w:rsidR="6737B561" w:rsidRPr="71C941D7">
        <w:rPr>
          <w:b/>
          <w:bCs/>
        </w:rPr>
        <w:t xml:space="preserve">in relation to informational autonomy </w:t>
      </w:r>
      <w:r w:rsidR="0B7DA3C9" w:rsidRPr="71C941D7">
        <w:rPr>
          <w:b/>
          <w:bCs/>
        </w:rPr>
        <w:t>is not whether citizens use AI, but whether they remain the authors of the demands that enter the political system</w:t>
      </w:r>
      <w:r w:rsidR="39DE9AB5" w:rsidRPr="71C941D7">
        <w:rPr>
          <w:b/>
          <w:bCs/>
        </w:rPr>
        <w:t xml:space="preserve"> </w:t>
      </w:r>
      <w:r w:rsidR="39DE9AB5" w:rsidRPr="71C941D7">
        <w:rPr>
          <w:rFonts w:ascii="Aptos" w:eastAsia="Aptos" w:hAnsi="Aptos" w:cs="Aptos"/>
          <w:b/>
          <w:bCs/>
        </w:rPr>
        <w:t xml:space="preserve">and whether all citizens do so on equal terms. A </w:t>
      </w:r>
      <w:r w:rsidR="57128C4B" w:rsidRPr="71C941D7">
        <w:rPr>
          <w:rFonts w:ascii="Aptos" w:eastAsia="Aptos" w:hAnsi="Aptos" w:cs="Aptos"/>
          <w:b/>
          <w:bCs/>
        </w:rPr>
        <w:t xml:space="preserve">democratic </w:t>
      </w:r>
      <w:r w:rsidR="39DE9AB5" w:rsidRPr="71C941D7">
        <w:rPr>
          <w:rFonts w:ascii="Aptos" w:eastAsia="Aptos" w:hAnsi="Aptos" w:cs="Aptos"/>
          <w:b/>
          <w:bCs/>
        </w:rPr>
        <w:t xml:space="preserve">system in which AI amplifies the informational autonomy of the already-advantaged while diminishing that of </w:t>
      </w:r>
      <w:r w:rsidR="31DD4675" w:rsidRPr="71C941D7">
        <w:rPr>
          <w:rFonts w:ascii="Aptos" w:eastAsia="Aptos" w:hAnsi="Aptos" w:cs="Aptos"/>
          <w:b/>
          <w:bCs/>
        </w:rPr>
        <w:t xml:space="preserve">under-represented citizens is </w:t>
      </w:r>
      <w:r w:rsidR="39DE9AB5" w:rsidRPr="71C941D7">
        <w:rPr>
          <w:rFonts w:ascii="Aptos" w:eastAsia="Aptos" w:hAnsi="Aptos" w:cs="Aptos"/>
          <w:b/>
          <w:bCs/>
        </w:rPr>
        <w:t>less resilient, because the demands reaching institutions  represent a narrower range of experience than before.</w:t>
      </w:r>
    </w:p>
    <w:p w14:paraId="69FA25F9" w14:textId="77777777" w:rsidR="00280FF2" w:rsidRDefault="71C941D7">
      <w:pPr>
        <w:pStyle w:val="Heading2"/>
      </w:pPr>
      <w:r>
        <w:t>2 Informational Integrity — The Shared Environment</w:t>
      </w:r>
    </w:p>
    <w:p w14:paraId="79BA4D47" w14:textId="3450D0C0" w:rsidR="73086FB0" w:rsidRDefault="73086FB0" w:rsidP="71C941D7">
      <w:pPr>
        <w:pStyle w:val="BodyText"/>
      </w:pPr>
      <w:bookmarkStart w:id="89" w:name="X04104d363cb2d6c163a2ba95cd016267e2b7b1e"/>
      <w:bookmarkEnd w:id="88"/>
      <w:r w:rsidRPr="71C941D7">
        <w:t>Informational integrity is the extent to which the shared evidence base available to citizens and institutions circulating through the democratic feedback loop is accurate, authentic, and pluralistic (OECD, 2024, p. 9). Democracy requires citizens to understand how political institutions operate and to access evidence relevant to competing policy claims (Lewandowsky et al., 2023). In the feedback-loop model, this requirement applies in both directions. On the input side, citizens need reliable information to form preferences, while institutions need information that accurately reflects social conditions and public demands. On the output side, citizens need reliable information about government decisions and performance to evaluate outcomes and revise their preferences. Informational integrity therefore depends on the conditions under which political information is produced, distributed, and amplified (Bennett &amp; Livingston, 2018; Freelon &amp; Wells, 2020). It is degraded when falsehoods, exclusion, or strategic manipulation distort this shared evidence base (Ecker et al., 2026; Humprecht et al., 2020).</w:t>
      </w:r>
    </w:p>
    <w:p w14:paraId="48FBEC60" w14:textId="7EA05ECA" w:rsidR="73086FB0" w:rsidRDefault="73086FB0" w:rsidP="71C941D7">
      <w:pPr>
        <w:pStyle w:val="BodyText"/>
      </w:pPr>
      <w:r w:rsidRPr="71C941D7">
        <w:t xml:space="preserve">AI can weaken informational integrity on both sides of the democratic feedback loop. For citizens, generative models can produce persuasive propaganda at low cost (Goldstein et al., 2024), while deepfakes increase uncertainty about genuine evidence and reduce trust even without direct deception </w:t>
      </w:r>
      <w:r w:rsidRPr="71C941D7">
        <w:lastRenderedPageBreak/>
        <w:t xml:space="preserve">(Lundberg &amp; Mozelius, 2025; Vaccari &amp; Chadwick, 2020). Generative systems may also amplify dominant narratives while marginalizing less represented voices, narrowing the evidence base entering the loop (Kay et al., 2024). For institutions, fluent but unverifiable outputs create “epistemic boundedness” in administrative judgment, the </w:t>
      </w:r>
      <w:r w:rsidR="435EC471" w:rsidRPr="71C941D7">
        <w:t>policymaking</w:t>
      </w:r>
      <w:r w:rsidRPr="71C941D7">
        <w:t xml:space="preserve"> equivalent of the citizen autonomy paradox (Kim et al., 2026).</w:t>
      </w:r>
    </w:p>
    <w:p w14:paraId="3886B260" w14:textId="1D3F4AEB" w:rsidR="73086FB0" w:rsidRDefault="73086FB0" w:rsidP="71C941D7">
      <w:pPr>
        <w:pStyle w:val="BodyText"/>
      </w:pPr>
      <w:r w:rsidRPr="71C941D7">
        <w:t>Conversely, AI can also strengthen informational integrity, specifically by improving access to evidence and the processing of feedback. For example, evidence-based LLM dialogues can correct conspiracy beliefs or misinformation endorsement (Costello et al., 2024; Hornsey et al., 2025), and synthesize diverse viewpoints into group statements that participants prefer to human-mediated alternatives, while better incorporating minority positions (Tessler et al., 2024). Within government, human-in-the-loop LLM analysis can help officials process large volumes of policy documents and consultation material (Turobov &amp; Coyle, 2026) or systematically analyze citizen input at scales that are difficult to process manually (Bono Rossello et al., 2025).</w:t>
      </w:r>
    </w:p>
    <w:p w14:paraId="5FACC4CF" w14:textId="18623EB6" w:rsidR="71C941D7" w:rsidRDefault="71C941D7" w:rsidP="71C941D7">
      <w:pPr>
        <w:pStyle w:val="BodyText"/>
      </w:pPr>
    </w:p>
    <w:p w14:paraId="3E97492D" w14:textId="77777777" w:rsidR="00280FF2" w:rsidRDefault="00000000">
      <w:pPr>
        <w:pStyle w:val="Heading2"/>
      </w:pPr>
      <w:r>
        <w:t>3 Informational Accountability — Institutions</w:t>
      </w:r>
    </w:p>
    <w:p w14:paraId="27575D9E" w14:textId="6C92C98D" w:rsidR="00280FF2" w:rsidRDefault="71C941D7">
      <w:pPr>
        <w:pStyle w:val="FirstParagraph"/>
      </w:pPr>
      <w:r>
        <w:t>Democratic accountability is institutions</w:t>
      </w:r>
      <w:r w:rsidR="334CC7D0">
        <w:t>'</w:t>
      </w:r>
      <w:r>
        <w:t xml:space="preserve"> exposure to being checked and corrected: the separation of legislative, executive, and judicial power, alongside the press and other actors </w:t>
      </w:r>
      <w:commentRangeStart w:id="90"/>
      <w:r>
        <w:t xml:space="preserve">that monitor them </w:t>
      </w:r>
      <w:commentRangeEnd w:id="90"/>
      <w:r w:rsidR="00000000">
        <w:rPr>
          <w:rStyle w:val="CommentReference"/>
          <w:sz w:val="22"/>
          <w:szCs w:val="22"/>
        </w:rPr>
        <w:commentReference w:id="90"/>
      </w:r>
      <w:r>
        <w:t>(Schultz, 1998). Accountability has two parts — an obligation to explain and justify conduct, and the capacity of others to sanction or correct it when that justification fails (Bovens, 2007; Lührmann et al., 2020; Schedler, 1999). An institution that explains itself without ever facing consequences is not accountable, and neither is one that can be sanctioned but is never required to answer. Both depend on information. Institutions must make their actions and the reasons for them sufficiently visible and well explained for others to critically assess them. These critical assessors must then be able to use that information to question, contest, and, where necessary, correct or sanction the institution. We therefore refer to this as informational accountability: the informational conditions through which institutions become answerable to those with the authority or capacity to check them.</w:t>
      </w:r>
    </w:p>
    <w:p w14:paraId="37E1CD4B" w14:textId="77777777" w:rsidR="00280FF2" w:rsidRDefault="71C941D7">
      <w:pPr>
        <w:pStyle w:val="BodyText"/>
      </w:pPr>
      <w:r>
        <w:t>Artificial intelligence can weaken informational accountability by making responsibility for public decisions harder to trace. As public administrations increasingly rely on AI-mediated information and decisions, it can become more difficult to determine who is responsible for a decision, on what information it was based, and how it can be challenged or corrected (Margetts &amp; Dorobantu, 2019). Hence, AI can negatively affect the public sphere and widen power asymmetries between citizens and institutions (Nasi, 2025), reshape elections and the institutional mechanisms through which accountability operates (Jungherr, 2023; Summerfield et al., 2025), and more broadly undermine democratic processes (Altman, 2026; Jackson &amp; Woolley, 2025; Kreps &amp; Kriner, 2023), while also being deployed directly as a tool of authoritarian control (Feldstein, 2021; Garbe &amp; Maerz, 2026). Apart from that, the capacity to demand accountability is itself unevenly distributed: well-resourced and organised i</w:t>
      </w:r>
      <w:commentRangeStart w:id="91"/>
      <w:r>
        <w:t>nterests</w:t>
      </w:r>
      <w:commentRangeEnd w:id="91"/>
      <w:r w:rsidR="00000000">
        <w:rPr>
          <w:rStyle w:val="CommentReference"/>
          <w:sz w:val="22"/>
          <w:szCs w:val="22"/>
        </w:rPr>
        <w:commentReference w:id="91"/>
      </w:r>
      <w:r>
        <w:t xml:space="preserve"> can compel institutions to provide information, justify decisions, or correct wrongdoing far more effectively than small civil-society groups. This makes the transparency and contestability of AI-mediated decisions particularly consequential for citizens who have the fewest resources with which to scrutinise them (Jungherr, 2023).</w:t>
      </w:r>
    </w:p>
    <w:p w14:paraId="2D1CE2C0" w14:textId="2117A811" w:rsidR="00280FF2" w:rsidRDefault="71C941D7">
      <w:pPr>
        <w:pStyle w:val="BodyText"/>
      </w:pPr>
      <w:r>
        <w:lastRenderedPageBreak/>
        <w:t xml:space="preserve">The same capabilities that can weaken accountability can also be used to strengthen it. This requires designing AI as </w:t>
      </w:r>
      <w:r w:rsidRPr="71C941D7">
        <w:rPr>
          <w:i/>
          <w:iCs/>
        </w:rPr>
        <w:t>democratic AI</w:t>
      </w:r>
      <w:r>
        <w:t xml:space="preserve">: systems developed around democratic requirements such as transparency, traceability, explanation, critical </w:t>
      </w:r>
      <w:del w:id="92" w:author="Constanza Sanhueza" w:date="2026-09-29T23:29:00Z" w16du:dateUtc="2026-09-29T23:29:25Z">
        <w:r w:rsidR="00000000" w:rsidDel="71C941D7">
          <w:delText>assessmnet</w:delText>
        </w:r>
      </w:del>
      <w:ins w:id="93" w:author="Constanza Sanhueza" w:date="2026-09-29T23:29:00Z" w16du:dateUtc="2026-09-29T23:29:25Z">
        <w:r w:rsidR="7DF11B76">
          <w:t>assessment</w:t>
        </w:r>
      </w:ins>
      <w:r>
        <w:t>, and opportunities for correction, rather than treating these as safeguards to be added after deployment (Busuioc, 2021; Noveck, 2026). Audit and transparency tools can make AI-mediated decisions traceable, while institutional arrangements can ensure that those decisions and their underlying reasons remain open for critical investigations (Beckman et al., 2024; Cavaliere &amp; Romeo, 2022; Wieringa, 2020). AI can thus become not only an object of accountability but also an instrument for strengthening it, by reducing some of the informational and analytical costs of oversight and enabling citizens and civil-society organisations to evaluate and challenge public decisions (Cavaliere &amp; Romeo, 2022; König &amp; Wenzelburger, 2022; Noveck, 2026). Designed in this way, AI has the potential to narrow rather than widen existing asymmetries in the capacity to hold institutions to account.</w:t>
      </w:r>
    </w:p>
    <w:p w14:paraId="1D33FB2C" w14:textId="77777777" w:rsidR="00280FF2" w:rsidRDefault="00000000">
      <w:pPr>
        <w:pStyle w:val="Heading2"/>
      </w:pPr>
      <w:bookmarkStart w:id="94" w:name="work-packages"/>
      <w:bookmarkEnd w:id="89"/>
      <w:r>
        <w:t>4 Work Packages</w:t>
      </w:r>
    </w:p>
    <w:tbl>
      <w:tblPr>
        <w:tblStyle w:val="Table"/>
        <w:tblW w:w="5000" w:type="pct"/>
        <w:tblLayout w:type="fixed"/>
        <w:tblLook w:val="0000" w:firstRow="0" w:lastRow="0" w:firstColumn="0" w:lastColumn="0" w:noHBand="0" w:noVBand="0"/>
      </w:tblPr>
      <w:tblGrid>
        <w:gridCol w:w="10080"/>
      </w:tblGrid>
      <w:tr w:rsidR="00280FF2" w14:paraId="45E28D4F" w14:textId="77777777" w:rsidTr="71C941D7">
        <w:tc>
          <w:tcPr>
            <w:tcW w:w="7920" w:type="dxa"/>
          </w:tcPr>
          <w:p w14:paraId="0A37501D" w14:textId="77777777" w:rsidR="00280FF2" w:rsidRDefault="00000000">
            <w:pPr>
              <w:pStyle w:val="Compact"/>
              <w:jc w:val="center"/>
            </w:pPr>
            <w:bookmarkStart w:id="95" w:name="fig-wp"/>
            <w:r>
              <w:rPr>
                <w:noProof/>
              </w:rPr>
              <w:drawing>
                <wp:inline distT="0" distB="0" distL="0" distR="0" wp14:anchorId="52808099" wp14:editId="07777777">
                  <wp:extent cx="5943600" cy="2584173"/>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figures/fig2_wp_derivation.png"/>
                          <pic:cNvPicPr>
                            <a:picLocks noChangeAspect="1" noChangeArrowheads="1"/>
                          </pic:cNvPicPr>
                        </pic:nvPicPr>
                        <pic:blipFill>
                          <a:blip r:embed="rId10"/>
                          <a:stretch>
                            <a:fillRect/>
                          </a:stretch>
                        </pic:blipFill>
                        <pic:spPr bwMode="auto">
                          <a:xfrm>
                            <a:off x="0" y="0"/>
                            <a:ext cx="5943600" cy="2584173"/>
                          </a:xfrm>
                          <a:prstGeom prst="rect">
                            <a:avLst/>
                          </a:prstGeom>
                          <a:noFill/>
                          <a:ln w="9525">
                            <a:noFill/>
                            <a:headEnd/>
                            <a:tailEnd/>
                          </a:ln>
                        </pic:spPr>
                      </pic:pic>
                    </a:graphicData>
                  </a:graphic>
                </wp:inline>
              </w:drawing>
            </w:r>
          </w:p>
          <w:p w14:paraId="3E7522D3" w14:textId="77777777" w:rsidR="00280FF2" w:rsidRDefault="00000000">
            <w:pPr>
              <w:pStyle w:val="ImageCaption"/>
              <w:spacing w:before="200"/>
            </w:pPr>
            <w:r>
              <w:t>Figure 2: Our conceptual framework with the work packages added as a grey background layer.</w:t>
            </w:r>
          </w:p>
        </w:tc>
        <w:bookmarkEnd w:id="95"/>
      </w:tr>
    </w:tbl>
    <w:p w14:paraId="78639704" w14:textId="6791FAE3" w:rsidR="71C941D7" w:rsidRDefault="71C941D7" w:rsidP="71C941D7">
      <w:pPr>
        <w:pStyle w:val="BodyText"/>
        <w:rPr>
          <w:ins w:id="96" w:author="constanza.sanhueza" w:date="2026-09-27T12:42:00Z" w16du:dateUtc="2026-09-27T12:42:07Z"/>
        </w:rPr>
      </w:pPr>
    </w:p>
    <w:p w14:paraId="77E78355" w14:textId="33008C09" w:rsidR="00280FF2" w:rsidRDefault="71C941D7">
      <w:pPr>
        <w:pStyle w:val="BodyText"/>
        <w:rPr>
          <w:ins w:id="97" w:author="constanza.sanhueza" w:date="2026-09-27T22:18:00Z" w16du:dateUtc="2026-09-27T22:18:30Z"/>
        </w:rPr>
      </w:pPr>
      <w:commentRangeStart w:id="98"/>
      <w:commentRangeStart w:id="99"/>
      <w:r>
        <w:t xml:space="preserve">Rules for WP development: </w:t>
      </w:r>
    </w:p>
    <w:p w14:paraId="1FCBAF06" w14:textId="644232D5" w:rsidR="00280FF2" w:rsidRDefault="71C941D7" w:rsidP="00280FF2">
      <w:pPr>
        <w:pStyle w:val="BodyText"/>
        <w:numPr>
          <w:ilvl w:val="0"/>
          <w:numId w:val="3"/>
        </w:numPr>
        <w:rPr>
          <w:ins w:id="100" w:author="constanza.sanhueza" w:date="2026-09-27T22:18:00Z" w16du:dateUtc="2026-09-27T22:18:39Z"/>
        </w:rPr>
        <w:pPrChange w:id="101" w:author="constanza.sanhueza" w:date="2026-09-27T22:19:00Z">
          <w:pPr>
            <w:pStyle w:val="BodyText"/>
            <w:numPr>
              <w:numId w:val="4"/>
            </w:numPr>
            <w:ind w:left="720" w:hanging="360"/>
          </w:pPr>
        </w:pPrChange>
      </w:pPr>
      <w:r>
        <w:t xml:space="preserve">every lead is also a task leader on a different work package, so expertise is not in silos. </w:t>
      </w:r>
      <w:ins w:id="102" w:author="constanza.sanhueza" w:date="2026-09-27T22:20:00Z" w16du:dateUtc="2026-09-27T22:20:55Z">
        <w:r w:rsidR="42EFA47B">
          <w:t>When possible balance country</w:t>
        </w:r>
      </w:ins>
      <w:ins w:id="103" w:author="constanza.sanhueza" w:date="2026-09-27T22:21:00Z" w16du:dateUtc="2026-09-27T22:21:14Z">
        <w:r w:rsidR="42EFA47B">
          <w:t xml:space="preserve">/institution and gender. </w:t>
        </w:r>
      </w:ins>
    </w:p>
    <w:p w14:paraId="00C81AC9" w14:textId="0D505618" w:rsidR="00280FF2" w:rsidRDefault="00000000" w:rsidP="00280FF2">
      <w:pPr>
        <w:pStyle w:val="BodyText"/>
        <w:numPr>
          <w:ilvl w:val="0"/>
          <w:numId w:val="3"/>
        </w:numPr>
        <w:rPr>
          <w:ins w:id="104" w:author="constanza.sanhueza" w:date="2026-09-27T22:18:00Z" w16du:dateUtc="2026-09-27T22:18:53Z"/>
        </w:rPr>
        <w:pPrChange w:id="105" w:author="constanza.sanhueza" w:date="2026-09-27T22:19:00Z">
          <w:pPr>
            <w:pStyle w:val="BodyText"/>
          </w:pPr>
        </w:pPrChange>
      </w:pPr>
      <w:del w:id="106" w:author="constanza.sanhueza" w:date="2026-09-27T22:18:00Z" w16du:dateUtc="2026-09-27T22:18:37Z">
        <w:r w:rsidDel="71C941D7">
          <w:delText xml:space="preserve">Second, </w:delText>
        </w:r>
      </w:del>
      <w:ins w:id="107" w:author="constanza.sanhueza" w:date="2026-09-27T22:18:00Z" w16du:dateUtc="2026-09-27T22:18:43Z">
        <w:r w:rsidR="6322C924">
          <w:t xml:space="preserve">2. </w:t>
        </w:r>
      </w:ins>
      <w:ins w:id="108" w:author="constanza.sanhueza" w:date="2026-09-27T22:28:00Z" w16du:dateUtc="2026-09-27T22:28:21Z">
        <w:r w:rsidR="5B46991C">
          <w:t>Symmetry</w:t>
        </w:r>
      </w:ins>
      <w:del w:id="109" w:author="constanza.sanhueza" w:date="2026-09-27T22:28:00Z" w16du:dateUtc="2026-09-27T22:28:18Z">
        <w:r w:rsidDel="71C941D7">
          <w:delText>duality</w:delText>
        </w:r>
      </w:del>
      <w:r w:rsidR="71C941D7">
        <w:t xml:space="preserve">: every work package diagnoses both how AI disrupts its topic as a risk factor and how that same disruption can be redirected as a benefit for citizens and democracy, rather than defaulting to the negative reading alone. </w:t>
      </w:r>
    </w:p>
    <w:p w14:paraId="42A25347" w14:textId="64E0BD2A" w:rsidR="00280FF2" w:rsidRDefault="00000000" w:rsidP="00280FF2">
      <w:pPr>
        <w:pStyle w:val="BodyText"/>
        <w:numPr>
          <w:ilvl w:val="0"/>
          <w:numId w:val="3"/>
        </w:numPr>
        <w:rPr>
          <w:ins w:id="110" w:author="constanza.sanhueza" w:date="2026-09-27T22:19:00Z" w16du:dateUtc="2026-09-27T22:19:13Z"/>
        </w:rPr>
        <w:pPrChange w:id="111" w:author="constanza.sanhueza" w:date="2026-09-27T22:19:00Z">
          <w:pPr>
            <w:pStyle w:val="BodyText"/>
          </w:pPr>
        </w:pPrChange>
      </w:pPr>
      <w:del w:id="112" w:author="constanza.sanhueza" w:date="2026-09-27T22:19:00Z" w16du:dateUtc="2026-09-27T22:19:00Z">
        <w:r w:rsidDel="71C941D7">
          <w:delText>Third, outreach</w:delText>
        </w:r>
      </w:del>
      <w:ins w:id="113" w:author="constanza.sanhueza" w:date="2026-09-27T22:19:00Z" w16du:dateUtc="2026-09-27T22:19:00Z">
        <w:r w:rsidR="697ED84B">
          <w:t>3.</w:t>
        </w:r>
      </w:ins>
      <w:r w:rsidR="71C941D7">
        <w:t xml:space="preserve">: every work package delivers a policy-relevant product built for actual use, typically a public-facing digital tool, dashboard, or toolkit, alongside its academic output. </w:t>
      </w:r>
    </w:p>
    <w:p w14:paraId="38094E73" w14:textId="754116BB" w:rsidR="00280FF2" w:rsidRDefault="71C941D7" w:rsidP="00280FF2">
      <w:pPr>
        <w:pStyle w:val="BodyText"/>
        <w:numPr>
          <w:ilvl w:val="0"/>
          <w:numId w:val="3"/>
        </w:numPr>
        <w:rPr>
          <w:ins w:id="114" w:author="constanza.sanhueza" w:date="2026-09-27T22:19:00Z" w16du:dateUtc="2026-09-27T22:19:23Z"/>
        </w:rPr>
        <w:pPrChange w:id="115" w:author="constanza.sanhueza" w:date="2026-09-27T22:19:00Z">
          <w:pPr>
            <w:pStyle w:val="BodyText"/>
          </w:pPr>
        </w:pPrChange>
      </w:pPr>
      <w:r>
        <w:lastRenderedPageBreak/>
        <w:t>Fourth, equity: WP9 is dedicated to the cross-group equity the call highlights, but every work package</w:t>
      </w:r>
      <w:r w:rsidR="334CC7D0">
        <w:t>'</w:t>
      </w:r>
      <w:r>
        <w:t>s own risk/benefit split is read across social groups, not just in aggregate.</w:t>
      </w:r>
      <w:ins w:id="116" w:author="constanza.sanhueza" w:date="2026-09-27T22:20:00Z" w16du:dateUtc="2026-09-27T22:20:21Z">
        <w:r w:rsidR="7B4F4F86">
          <w:t xml:space="preserve"> Particularly gender</w:t>
        </w:r>
      </w:ins>
      <w:ins w:id="117" w:author="Constanza Sanhueza" w:date="2026-09-29T23:30:00Z" w16du:dateUtc="2026-09-29T23:30:30Z">
        <w:r w:rsidR="7434CB04">
          <w:t xml:space="preserve"> is a priority</w:t>
        </w:r>
      </w:ins>
      <w:ins w:id="118" w:author="constanza.sanhueza" w:date="2026-09-27T22:20:00Z" w16du:dateUtc="2026-09-27T22:20:21Z">
        <w:r w:rsidR="7B4F4F86">
          <w:t>.</w:t>
        </w:r>
      </w:ins>
      <w:r>
        <w:t xml:space="preserve"> </w:t>
      </w:r>
    </w:p>
    <w:p w14:paraId="04B8F46A" w14:textId="2BFC0601" w:rsidR="00280FF2" w:rsidRDefault="71C941D7" w:rsidP="00280FF2">
      <w:pPr>
        <w:pStyle w:val="BodyText"/>
        <w:numPr>
          <w:ilvl w:val="0"/>
          <w:numId w:val="3"/>
        </w:numPr>
        <w:pPrChange w:id="119" w:author="constanza.sanhueza" w:date="2026-09-27T22:19:00Z">
          <w:pPr>
            <w:pStyle w:val="BodyText"/>
          </w:pPr>
        </w:pPrChange>
      </w:pPr>
      <w:r>
        <w:t>Fifth, budget is preliminary for now but will be fairly distributed across WPs/tasks.</w:t>
      </w:r>
      <w:ins w:id="120" w:author="constanza.sanhueza" w:date="2026-09-27T12:42:00Z" w16du:dateUtc="2026-09-27T12:42:47Z">
        <w:r w:rsidR="18D6A8CC">
          <w:t xml:space="preserve"> </w:t>
        </w:r>
      </w:ins>
      <w:commentRangeEnd w:id="98"/>
      <w:r w:rsidR="00000000">
        <w:rPr>
          <w:rStyle w:val="CommentReference"/>
          <w:sz w:val="22"/>
          <w:szCs w:val="22"/>
        </w:rPr>
        <w:commentReference w:id="98"/>
      </w:r>
      <w:commentRangeEnd w:id="99"/>
      <w:r w:rsidR="00000000">
        <w:rPr>
          <w:rStyle w:val="CommentReference"/>
          <w:sz w:val="22"/>
          <w:szCs w:val="22"/>
        </w:rPr>
        <w:commentReference w:id="99"/>
      </w:r>
    </w:p>
    <w:p w14:paraId="0F5F7AA7" w14:textId="77777777" w:rsidR="00280FF2" w:rsidRDefault="00000000">
      <w:pPr>
        <w:pStyle w:val="Heading3"/>
      </w:pPr>
      <w:bookmarkStart w:id="121" w:name="wp1-framework"/>
      <w:r>
        <w:t>4.1 WP1: Framework</w:t>
      </w:r>
    </w:p>
    <w:p w14:paraId="1BB1F63A" w14:textId="1B44D8BD" w:rsidR="00280FF2" w:rsidRDefault="71C941D7">
      <w:pPr>
        <w:pStyle w:val="FirstParagraph"/>
      </w:pPr>
      <w:r w:rsidRPr="71C941D7">
        <w:rPr>
          <w:b/>
          <w:bCs/>
        </w:rPr>
        <w:t>Research question:</w:t>
      </w:r>
      <w:r>
        <w:t xml:space="preserve"> How can AI</w:t>
      </w:r>
      <w:r w:rsidR="334CC7D0">
        <w:t>'</w:t>
      </w:r>
      <w:r>
        <w:t xml:space="preserve">s risks to democratic resilience and its potential to strengthen it be </w:t>
      </w:r>
      <w:del w:id="122" w:author="constanza.sanhueza" w:date="2026-09-27T22:02:00Z" w16du:dateUtc="2026-09-27T22:02:13Z">
        <w:r w:rsidR="00000000" w:rsidDel="71C941D7">
          <w:delText>captured</w:delText>
        </w:r>
      </w:del>
      <w:ins w:id="123" w:author="constanza.sanhueza" w:date="2026-09-27T22:02:00Z" w16du:dateUtc="2026-09-27T22:02:15Z">
        <w:r w:rsidR="47A9C106">
          <w:t>encompassed</w:t>
        </w:r>
      </w:ins>
      <w:r>
        <w:t xml:space="preserve"> in one shared framework, </w:t>
      </w:r>
      <w:del w:id="124" w:author="constanza.sanhueza" w:date="2026-09-27T22:02:00Z" w16du:dateUtc="2026-09-27T22:02:22Z">
        <w:r w:rsidR="00000000" w:rsidDel="71C941D7">
          <w:delText>replacing</w:delText>
        </w:r>
      </w:del>
      <w:ins w:id="125" w:author="constanza.sanhueza" w:date="2026-09-27T22:02:00Z" w16du:dateUtc="2026-09-27T22:02:25Z">
        <w:r w:rsidR="223DEA76">
          <w:t>overcoming</w:t>
        </w:r>
      </w:ins>
      <w:r>
        <w:t xml:space="preserve"> fragmented, ad hoc assessments?</w:t>
      </w:r>
    </w:p>
    <w:p w14:paraId="761F5520" w14:textId="230C17EB" w:rsidR="00280FF2" w:rsidRDefault="71C941D7">
      <w:pPr>
        <w:pStyle w:val="BodyText"/>
      </w:pPr>
      <w:r w:rsidRPr="71C941D7">
        <w:rPr>
          <w:b/>
          <w:bCs/>
        </w:rPr>
        <w:t>Lead:</w:t>
      </w:r>
      <w:r>
        <w:t xml:space="preserve"> Maerz, Sanhueza Petrarca, Groemping · </w:t>
      </w:r>
      <w:r w:rsidRPr="71C941D7">
        <w:rPr>
          <w:b/>
          <w:bCs/>
        </w:rPr>
        <w:t>Impact:</w:t>
      </w:r>
      <w:r>
        <w:t xml:space="preserve"> gives every other WP a common</w:t>
      </w:r>
      <w:ins w:id="126" w:author="constanza.sanhueza" w:date="2026-09-27T22:02:00Z" w16du:dateUtc="2026-09-27T22:02:42Z">
        <w:r w:rsidR="56EBCF25">
          <w:t xml:space="preserve"> framework, </w:t>
        </w:r>
      </w:ins>
      <w:r>
        <w:t xml:space="preserve"> vocabulary and a public-facing tool to score a country</w:t>
      </w:r>
      <w:r w:rsidR="334CC7D0">
        <w:t>'</w:t>
      </w:r>
      <w:r>
        <w:t>s exposure to AI-driven democratic erosion.</w:t>
      </w:r>
    </w:p>
    <w:p w14:paraId="1055613E" w14:textId="027441DF" w:rsidR="00280FF2" w:rsidRDefault="71C941D7">
      <w:pPr>
        <w:numPr>
          <w:ilvl w:val="0"/>
          <w:numId w:val="8"/>
        </w:numPr>
      </w:pPr>
      <w:r w:rsidRPr="71C941D7">
        <w:rPr>
          <w:b/>
          <w:bCs/>
        </w:rPr>
        <w:t>Task 1.1: Synthesizing the literature</w:t>
      </w:r>
      <w:r>
        <w:t xml:space="preserve"> — Which concepts from political science and AI research does </w:t>
      </w:r>
      <w:del w:id="127" w:author="constanza.sanhueza" w:date="2026-09-27T22:03:00Z" w16du:dateUtc="2026-09-27T22:03:03Z">
        <w:r w:rsidR="00000000" w:rsidDel="71C941D7">
          <w:delText xml:space="preserve">a shared </w:delText>
        </w:r>
      </w:del>
      <w:ins w:id="128" w:author="constanza.sanhueza" w:date="2026-09-27T22:03:00Z" w16du:dateUtc="2026-09-27T22:03:06Z">
        <w:r w:rsidR="66291F00">
          <w:t xml:space="preserve">an encompassing </w:t>
        </w:r>
      </w:ins>
      <w:r>
        <w:t>framework need to reconcile? Output: a literature synthesis spanning both fields.</w:t>
      </w:r>
    </w:p>
    <w:p w14:paraId="2C9002D5" w14:textId="77777777" w:rsidR="00280FF2" w:rsidRDefault="00000000">
      <w:pPr>
        <w:numPr>
          <w:ilvl w:val="0"/>
          <w:numId w:val="8"/>
        </w:numPr>
      </w:pPr>
      <w:r>
        <w:rPr>
          <w:b/>
          <w:bCs/>
        </w:rPr>
        <w:t>Task 1.2: Building a shared coding scheme</w:t>
      </w:r>
      <w:r>
        <w:t xml:space="preserve"> — How should “risk” and “benefit” be operationalized consistently across all other WPs? Output: a shared coding scheme used project-wide.</w:t>
      </w:r>
    </w:p>
    <w:p w14:paraId="751A512B" w14:textId="173A33A2" w:rsidR="00280FF2" w:rsidRDefault="71C941D7">
      <w:pPr>
        <w:numPr>
          <w:ilvl w:val="0"/>
          <w:numId w:val="8"/>
        </w:numPr>
      </w:pPr>
      <w:r w:rsidRPr="71C941D7">
        <w:rPr>
          <w:b/>
          <w:bCs/>
        </w:rPr>
        <w:t>Task 1.3: Selecting comparative cases</w:t>
      </w:r>
      <w:r>
        <w:t xml:space="preserve"> — Which cases in the EU, Australia, and Southeast Asia/Pacific give the fullest range of AI</w:t>
      </w:r>
      <w:r w:rsidR="334CC7D0">
        <w:t>'</w:t>
      </w:r>
      <w:r>
        <w:t>s disruptive power? Output: the project</w:t>
      </w:r>
      <w:r w:rsidR="334CC7D0">
        <w:t>'</w:t>
      </w:r>
      <w:r>
        <w:t>s comparative case selection.</w:t>
      </w:r>
    </w:p>
    <w:p w14:paraId="5B957AD4" w14:textId="77777777" w:rsidR="00280FF2" w:rsidRDefault="00000000">
      <w:pPr>
        <w:numPr>
          <w:ilvl w:val="0"/>
          <w:numId w:val="8"/>
        </w:numPr>
      </w:pPr>
      <w:r>
        <w:rPr>
          <w:b/>
          <w:bCs/>
        </w:rPr>
        <w:t>Task 1.4: Building the diagnostic tool</w:t>
      </w:r>
      <w:r>
        <w:t xml:space="preserve"> — How can the framework be made usable outside academia? Output: the framework paper, policy briefs, and the Resilience Diagnostic web tool.</w:t>
      </w:r>
    </w:p>
    <w:p w14:paraId="53BBE4A3" w14:textId="77777777" w:rsidR="00280FF2" w:rsidRDefault="00000000">
      <w:pPr>
        <w:pStyle w:val="FirstParagraph"/>
      </w:pPr>
      <w:r>
        <w:rPr>
          <w:b/>
          <w:bCs/>
        </w:rPr>
        <w:t>Preliminary budget:</w:t>
      </w:r>
      <w:r>
        <w:t xml:space="preserve"> €300,000 (preliminary — total project budget ÷ 10 WPs).</w:t>
      </w:r>
    </w:p>
    <w:p w14:paraId="4AF2D0C4" w14:textId="3EF5F30C" w:rsidR="00280FF2" w:rsidRDefault="71C941D7">
      <w:pPr>
        <w:pStyle w:val="Heading3"/>
      </w:pPr>
      <w:bookmarkStart w:id="129" w:name="wp2-citizen-trust"/>
      <w:bookmarkEnd w:id="121"/>
      <w:r>
        <w:t>4.2 WP2: Citizen</w:t>
      </w:r>
      <w:ins w:id="130" w:author="constanza.sanhueza" w:date="2026-09-27T12:53:00Z" w16du:dateUtc="2026-09-27T12:53:15Z">
        <w:r w:rsidR="0509AAAD">
          <w:t>s</w:t>
        </w:r>
      </w:ins>
      <w:r w:rsidR="334CC7D0">
        <w:t>'</w:t>
      </w:r>
      <w:del w:id="131" w:author="constanza.sanhueza" w:date="2026-09-27T12:53:00Z" w16du:dateUtc="2026-09-27T12:53:13Z">
        <w:r w:rsidR="00000000" w:rsidDel="71C941D7">
          <w:delText xml:space="preserve"> </w:delText>
        </w:r>
      </w:del>
      <w:r>
        <w:t>Trust</w:t>
      </w:r>
    </w:p>
    <w:tbl>
      <w:tblPr>
        <w:tblW w:w="0" w:type="auto"/>
        <w:tblLook w:val="04A0" w:firstRow="1" w:lastRow="0" w:firstColumn="1" w:lastColumn="0" w:noHBand="0" w:noVBand="1"/>
        <w:tblPrChange w:id="132" w:author="Constanza Sanhueza" w:date="2026-09-28T01:42:00Z">
          <w:tblPr>
            <w:tblW w:w="0" w:type="nil"/>
            <w:tblLook w:val="04A0" w:firstRow="1" w:lastRow="0" w:firstColumn="1" w:lastColumn="0" w:noHBand="0" w:noVBand="1"/>
          </w:tblPr>
        </w:tblPrChange>
      </w:tblPr>
      <w:tblGrid>
        <w:gridCol w:w="2935"/>
        <w:gridCol w:w="642"/>
        <w:gridCol w:w="643"/>
        <w:gridCol w:w="645"/>
        <w:gridCol w:w="642"/>
        <w:gridCol w:w="641"/>
        <w:gridCol w:w="640"/>
        <w:gridCol w:w="640"/>
        <w:gridCol w:w="640"/>
        <w:gridCol w:w="640"/>
        <w:gridCol w:w="1352"/>
        <w:tblGridChange w:id="133">
          <w:tblGrid>
            <w:gridCol w:w="20"/>
            <w:gridCol w:w="2935"/>
            <w:gridCol w:w="645"/>
            <w:gridCol w:w="645"/>
            <w:gridCol w:w="640"/>
            <w:gridCol w:w="5"/>
            <w:gridCol w:w="645"/>
            <w:gridCol w:w="645"/>
            <w:gridCol w:w="628"/>
            <w:gridCol w:w="17"/>
            <w:gridCol w:w="645"/>
            <w:gridCol w:w="645"/>
            <w:gridCol w:w="645"/>
            <w:gridCol w:w="645"/>
            <w:gridCol w:w="675"/>
          </w:tblGrid>
        </w:tblGridChange>
      </w:tblGrid>
      <w:tr w:rsidR="71C941D7" w14:paraId="046AD6EB" w14:textId="77777777" w:rsidTr="71C941D7">
        <w:trPr>
          <w:trHeight w:val="300"/>
          <w:trPrChange w:id="134" w:author="Constanza Sanhueza" w:date="2026-09-28T01:42:00Z">
            <w:trPr>
              <w:gridAfter w:val="1"/>
              <w:trHeight w:val="300"/>
            </w:trPr>
          </w:trPrChange>
        </w:trPr>
        <w:tc>
          <w:tcPr>
            <w:tcW w:w="2955" w:type="dxa"/>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135" w:author="Constanza Sanhueza" w:date="2026-09-28T01:42:00Z">
              <w:tcPr>
                <w:tcW w:w="2955" w:type="dxa"/>
                <w:gridSpan w:val="2"/>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08A01EF2" w14:textId="1C2C9193" w:rsidR="71C941D7" w:rsidRDefault="71C941D7" w:rsidP="71C941D7">
            <w:pPr>
              <w:spacing w:after="0"/>
              <w:rPr>
                <w:rFonts w:ascii="Arial" w:eastAsia="Arial" w:hAnsi="Arial" w:cs="Arial"/>
                <w:b/>
                <w:bCs/>
                <w:color w:val="000000" w:themeColor="text1"/>
                <w:sz w:val="20"/>
                <w:szCs w:val="20"/>
              </w:rPr>
            </w:pPr>
            <w:bookmarkStart w:id="136" w:name="wp3-deliberative-democracy-pilot"/>
            <w:bookmarkEnd w:id="129"/>
            <w:r w:rsidRPr="71C941D7">
              <w:rPr>
                <w:rFonts w:ascii="Arial" w:eastAsia="Arial" w:hAnsi="Arial" w:cs="Arial"/>
                <w:b/>
                <w:bCs/>
                <w:color w:val="000000" w:themeColor="text1"/>
                <w:sz w:val="20"/>
                <w:szCs w:val="20"/>
              </w:rPr>
              <w:t>Work package number</w:t>
            </w:r>
          </w:p>
        </w:tc>
        <w:tc>
          <w:tcPr>
            <w:tcW w:w="1935" w:type="dxa"/>
            <w:gridSpan w:val="3"/>
            <w:tcBorders>
              <w:top w:val="single" w:sz="8" w:space="0" w:color="auto"/>
              <w:left w:val="single" w:sz="8" w:space="0" w:color="auto"/>
              <w:bottom w:val="single" w:sz="8" w:space="0" w:color="auto"/>
              <w:right w:val="single" w:sz="8" w:space="0" w:color="auto"/>
            </w:tcBorders>
            <w:tcMar>
              <w:left w:w="10" w:type="dxa"/>
              <w:right w:w="10" w:type="dxa"/>
            </w:tcMar>
            <w:tcPrChange w:id="137" w:author="Constanza Sanhueza" w:date="2026-09-28T01:42:00Z">
              <w:tcPr>
                <w:tcW w:w="1935" w:type="dxa"/>
                <w:gridSpan w:val="4"/>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2E2C51B3" w14:textId="2E339B25"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2</w:t>
            </w:r>
          </w:p>
        </w:tc>
        <w:tc>
          <w:tcPr>
            <w:tcW w:w="1935" w:type="dxa"/>
            <w:gridSpan w:val="3"/>
            <w:tcBorders>
              <w:top w:val="single" w:sz="8" w:space="0" w:color="auto"/>
              <w:left w:val="nil"/>
              <w:bottom w:val="single" w:sz="8" w:space="0" w:color="auto"/>
              <w:right w:val="single" w:sz="8" w:space="0" w:color="auto"/>
            </w:tcBorders>
            <w:shd w:val="clear" w:color="auto" w:fill="EDEDED"/>
            <w:tcMar>
              <w:left w:w="10" w:type="dxa"/>
              <w:right w:w="10" w:type="dxa"/>
            </w:tcMar>
            <w:tcPrChange w:id="138" w:author="Constanza Sanhueza" w:date="2026-09-28T01:42:00Z">
              <w:tcPr>
                <w:tcW w:w="1935" w:type="dxa"/>
                <w:gridSpan w:val="4"/>
                <w:tcBorders>
                  <w:top w:val="single" w:sz="8" w:space="0" w:color="auto"/>
                  <w:left w:val="nil"/>
                  <w:bottom w:val="single" w:sz="8" w:space="0" w:color="auto"/>
                  <w:right w:val="single" w:sz="8" w:space="0" w:color="auto"/>
                </w:tcBorders>
                <w:shd w:val="clear" w:color="auto" w:fill="EDEDED"/>
                <w:tcMar>
                  <w:left w:w="10" w:type="dxa"/>
                  <w:right w:w="10" w:type="dxa"/>
                </w:tcMar>
              </w:tcPr>
            </w:tcPrChange>
          </w:tcPr>
          <w:p w14:paraId="76FBC5A2" w14:textId="31B2BE82"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t>Start date or starting event:</w:t>
            </w:r>
          </w:p>
        </w:tc>
        <w:tc>
          <w:tcPr>
            <w:tcW w:w="3300" w:type="dxa"/>
            <w:gridSpan w:val="4"/>
            <w:tcBorders>
              <w:top w:val="single" w:sz="8" w:space="0" w:color="auto"/>
              <w:left w:val="nil"/>
              <w:bottom w:val="single" w:sz="8" w:space="0" w:color="auto"/>
              <w:right w:val="single" w:sz="8" w:space="0" w:color="auto"/>
            </w:tcBorders>
            <w:tcMar>
              <w:left w:w="10" w:type="dxa"/>
              <w:right w:w="10" w:type="dxa"/>
            </w:tcMar>
            <w:tcPrChange w:id="139" w:author="Constanza Sanhueza" w:date="2026-09-28T01:42:00Z">
              <w:tcPr>
                <w:tcW w:w="2580" w:type="dxa"/>
                <w:gridSpan w:val="4"/>
                <w:tcBorders>
                  <w:top w:val="single" w:sz="8" w:space="0" w:color="auto"/>
                  <w:left w:val="nil"/>
                  <w:bottom w:val="single" w:sz="8" w:space="0" w:color="auto"/>
                  <w:right w:val="single" w:sz="8" w:space="0" w:color="auto"/>
                </w:tcBorders>
                <w:tcMar>
                  <w:left w:w="10" w:type="dxa"/>
                  <w:right w:w="10" w:type="dxa"/>
                </w:tcMar>
              </w:tcPr>
            </w:tcPrChange>
          </w:tcPr>
          <w:p w14:paraId="6E4AA437" w14:textId="07B54FD1"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Month 1</w:t>
            </w:r>
          </w:p>
        </w:tc>
      </w:tr>
      <w:tr w:rsidR="71C941D7" w14:paraId="5B05A07A" w14:textId="77777777" w:rsidTr="71C941D7">
        <w:trPr>
          <w:trHeight w:val="300"/>
          <w:trPrChange w:id="140" w:author="Constanza Sanhueza" w:date="2026-09-28T01:42:00Z">
            <w:trPr>
              <w:gridAfter w:val="1"/>
              <w:trHeight w:val="300"/>
            </w:trPr>
          </w:trPrChange>
        </w:trPr>
        <w:tc>
          <w:tcPr>
            <w:tcW w:w="2955" w:type="dxa"/>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141" w:author="Constanza Sanhueza" w:date="2026-09-28T01:42:00Z">
              <w:tcPr>
                <w:tcW w:w="2955" w:type="dxa"/>
                <w:gridSpan w:val="2"/>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4DFDA2DE" w14:textId="02E10396"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t>Work package title</w:t>
            </w:r>
          </w:p>
        </w:tc>
        <w:tc>
          <w:tcPr>
            <w:tcW w:w="7170" w:type="dxa"/>
            <w:gridSpan w:val="10"/>
            <w:tcBorders>
              <w:top w:val="single" w:sz="8" w:space="0" w:color="auto"/>
              <w:left w:val="single" w:sz="8" w:space="0" w:color="auto"/>
              <w:bottom w:val="single" w:sz="8" w:space="0" w:color="auto"/>
              <w:right w:val="single" w:sz="8" w:space="0" w:color="auto"/>
            </w:tcBorders>
            <w:tcMar>
              <w:left w:w="10" w:type="dxa"/>
              <w:right w:w="10" w:type="dxa"/>
            </w:tcMar>
            <w:tcPrChange w:id="142" w:author="Constanza Sanhueza" w:date="2026-09-28T01:42:00Z">
              <w:tcPr>
                <w:tcW w:w="6450" w:type="dxa"/>
                <w:gridSpan w:val="12"/>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0368B868" w14:textId="1ED91FD5"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Citizens</w:t>
            </w:r>
            <w:r w:rsidR="334CC7D0" w:rsidRPr="71C941D7">
              <w:rPr>
                <w:rFonts w:ascii="Arial" w:eastAsia="Arial" w:hAnsi="Arial" w:cs="Arial"/>
                <w:sz w:val="20"/>
                <w:szCs w:val="20"/>
              </w:rPr>
              <w:t>'</w:t>
            </w:r>
            <w:r w:rsidRPr="71C941D7">
              <w:rPr>
                <w:rFonts w:ascii="Arial" w:eastAsia="Arial" w:hAnsi="Arial" w:cs="Arial"/>
                <w:sz w:val="20"/>
                <w:szCs w:val="20"/>
              </w:rPr>
              <w:t xml:space="preserve"> Trust</w:t>
            </w:r>
          </w:p>
        </w:tc>
      </w:tr>
      <w:tr w:rsidR="71C941D7" w14:paraId="5B3F5C28" w14:textId="77777777" w:rsidTr="71C941D7">
        <w:trPr>
          <w:trHeight w:val="300"/>
          <w:trPrChange w:id="143" w:author="Constanza Sanhueza" w:date="2026-09-28T01:42:00Z">
            <w:trPr>
              <w:gridAfter w:val="1"/>
              <w:trHeight w:val="300"/>
            </w:trPr>
          </w:trPrChange>
        </w:trPr>
        <w:tc>
          <w:tcPr>
            <w:tcW w:w="2955" w:type="dxa"/>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144" w:author="Constanza Sanhueza" w:date="2026-09-28T01:42:00Z">
              <w:tcPr>
                <w:tcW w:w="2955" w:type="dxa"/>
                <w:gridSpan w:val="2"/>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0BD1FEDC" w14:textId="5EDD493D"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t>Activity Type</w:t>
            </w:r>
          </w:p>
        </w:tc>
        <w:tc>
          <w:tcPr>
            <w:tcW w:w="7170" w:type="dxa"/>
            <w:gridSpan w:val="10"/>
            <w:tcBorders>
              <w:top w:val="single" w:sz="8" w:space="0" w:color="auto"/>
              <w:left w:val="single" w:sz="8" w:space="0" w:color="auto"/>
              <w:bottom w:val="single" w:sz="8" w:space="0" w:color="auto"/>
              <w:right w:val="single" w:sz="8" w:space="0" w:color="auto"/>
            </w:tcBorders>
            <w:tcMar>
              <w:left w:w="10" w:type="dxa"/>
              <w:right w:w="10" w:type="dxa"/>
            </w:tcMar>
            <w:tcPrChange w:id="145" w:author="Constanza Sanhueza" w:date="2026-09-28T01:42:00Z">
              <w:tcPr>
                <w:tcW w:w="6450" w:type="dxa"/>
                <w:gridSpan w:val="12"/>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008CACCC" w14:textId="21DD6E3B"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RTD</w:t>
            </w:r>
          </w:p>
        </w:tc>
      </w:tr>
      <w:tr w:rsidR="71C941D7" w14:paraId="3B5C1730" w14:textId="77777777" w:rsidTr="71C941D7">
        <w:trPr>
          <w:trHeight w:val="300"/>
          <w:trPrChange w:id="146" w:author="Constanza Sanhueza" w:date="2026-09-28T01:42:00Z">
            <w:trPr>
              <w:gridAfter w:val="1"/>
              <w:trHeight w:val="300"/>
            </w:trPr>
          </w:trPrChange>
        </w:trPr>
        <w:tc>
          <w:tcPr>
            <w:tcW w:w="2955" w:type="dxa"/>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147" w:author="Constanza Sanhueza" w:date="2026-09-28T01:42:00Z">
              <w:tcPr>
                <w:tcW w:w="2955" w:type="dxa"/>
                <w:gridSpan w:val="2"/>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2D2F16BC" w14:textId="3D4535C6"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t>Work package leads</w:t>
            </w:r>
          </w:p>
        </w:tc>
        <w:tc>
          <w:tcPr>
            <w:tcW w:w="7170" w:type="dxa"/>
            <w:gridSpan w:val="10"/>
            <w:tcBorders>
              <w:top w:val="single" w:sz="8" w:space="0" w:color="auto"/>
              <w:left w:val="single" w:sz="8" w:space="0" w:color="auto"/>
              <w:bottom w:val="single" w:sz="8" w:space="0" w:color="auto"/>
              <w:right w:val="single" w:sz="8" w:space="0" w:color="auto"/>
            </w:tcBorders>
            <w:tcMar>
              <w:left w:w="10" w:type="dxa"/>
              <w:right w:w="10" w:type="dxa"/>
            </w:tcMar>
            <w:tcPrChange w:id="148" w:author="Constanza Sanhueza" w:date="2026-09-28T01:42:00Z">
              <w:tcPr>
                <w:tcW w:w="6450" w:type="dxa"/>
                <w:gridSpan w:val="12"/>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386F8BB6" w14:textId="1E8E0D90"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Dr Sanhueza Petrarca, Jackman, Kolczynska</w:t>
            </w:r>
          </w:p>
        </w:tc>
      </w:tr>
      <w:tr w:rsidR="71C941D7" w14:paraId="42AEB6B7" w14:textId="77777777" w:rsidTr="71C941D7">
        <w:trPr>
          <w:trHeight w:val="300"/>
          <w:trPrChange w:id="149" w:author="Constanza Sanhueza" w:date="2026-09-28T01:42:00Z">
            <w:trPr>
              <w:gridAfter w:val="1"/>
              <w:trHeight w:val="300"/>
            </w:trPr>
          </w:trPrChange>
        </w:trPr>
        <w:tc>
          <w:tcPr>
            <w:tcW w:w="2955" w:type="dxa"/>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150" w:author="Constanza Sanhueza" w:date="2026-09-28T01:42:00Z">
              <w:tcPr>
                <w:tcW w:w="2955" w:type="dxa"/>
                <w:gridSpan w:val="2"/>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6A0557DB" w14:textId="076B4255"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t>Participant number</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51"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66BBDEAE" w14:textId="42DE8473"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nil"/>
              <w:left w:val="single" w:sz="8" w:space="0" w:color="auto"/>
              <w:bottom w:val="single" w:sz="8" w:space="0" w:color="auto"/>
              <w:right w:val="single" w:sz="8" w:space="0" w:color="auto"/>
            </w:tcBorders>
            <w:tcMar>
              <w:left w:w="10" w:type="dxa"/>
              <w:right w:w="10" w:type="dxa"/>
            </w:tcMar>
            <w:tcPrChange w:id="152" w:author="Constanza Sanhueza" w:date="2026-09-28T01:42:00Z">
              <w:tcPr>
                <w:tcW w:w="645" w:type="dxa"/>
                <w:tcBorders>
                  <w:top w:val="nil"/>
                  <w:left w:val="single" w:sz="8" w:space="0" w:color="auto"/>
                  <w:bottom w:val="single" w:sz="8" w:space="0" w:color="auto"/>
                  <w:right w:val="single" w:sz="8" w:space="0" w:color="auto"/>
                </w:tcBorders>
                <w:tcMar>
                  <w:left w:w="10" w:type="dxa"/>
                  <w:right w:w="10" w:type="dxa"/>
                </w:tcMar>
              </w:tcPr>
            </w:tcPrChange>
          </w:tcPr>
          <w:p w14:paraId="4CEBC840" w14:textId="392076B3"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nil"/>
              <w:left w:val="single" w:sz="8" w:space="0" w:color="auto"/>
              <w:bottom w:val="single" w:sz="8" w:space="0" w:color="auto"/>
              <w:right w:val="single" w:sz="8" w:space="0" w:color="auto"/>
            </w:tcBorders>
            <w:tcMar>
              <w:left w:w="10" w:type="dxa"/>
              <w:right w:w="10" w:type="dxa"/>
            </w:tcMar>
            <w:tcPrChange w:id="153" w:author="Constanza Sanhueza" w:date="2026-09-28T01:42:00Z">
              <w:tcPr>
                <w:tcW w:w="645" w:type="dxa"/>
                <w:gridSpan w:val="2"/>
                <w:tcBorders>
                  <w:top w:val="nil"/>
                  <w:left w:val="single" w:sz="8" w:space="0" w:color="auto"/>
                  <w:bottom w:val="single" w:sz="8" w:space="0" w:color="auto"/>
                  <w:right w:val="single" w:sz="8" w:space="0" w:color="auto"/>
                </w:tcBorders>
                <w:tcMar>
                  <w:left w:w="10" w:type="dxa"/>
                  <w:right w:w="10" w:type="dxa"/>
                </w:tcMar>
              </w:tcPr>
            </w:tcPrChange>
          </w:tcPr>
          <w:p w14:paraId="7C8D98CC" w14:textId="014C099D"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nil"/>
              <w:left w:val="single" w:sz="8" w:space="0" w:color="auto"/>
              <w:bottom w:val="single" w:sz="8" w:space="0" w:color="auto"/>
              <w:right w:val="single" w:sz="8" w:space="0" w:color="auto"/>
            </w:tcBorders>
            <w:tcMar>
              <w:left w:w="10" w:type="dxa"/>
              <w:right w:w="10" w:type="dxa"/>
            </w:tcMar>
            <w:tcPrChange w:id="154" w:author="Constanza Sanhueza" w:date="2026-09-28T01:42:00Z">
              <w:tcPr>
                <w:tcW w:w="645" w:type="dxa"/>
                <w:tcBorders>
                  <w:top w:val="nil"/>
                  <w:left w:val="single" w:sz="8" w:space="0" w:color="auto"/>
                  <w:bottom w:val="single" w:sz="8" w:space="0" w:color="auto"/>
                  <w:right w:val="single" w:sz="8" w:space="0" w:color="auto"/>
                </w:tcBorders>
                <w:tcMar>
                  <w:left w:w="10" w:type="dxa"/>
                  <w:right w:w="10" w:type="dxa"/>
                </w:tcMar>
              </w:tcPr>
            </w:tcPrChange>
          </w:tcPr>
          <w:p w14:paraId="433E186A" w14:textId="7FFC3B03"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nil"/>
              <w:left w:val="single" w:sz="8" w:space="0" w:color="auto"/>
              <w:bottom w:val="single" w:sz="8" w:space="0" w:color="auto"/>
              <w:right w:val="single" w:sz="8" w:space="0" w:color="auto"/>
            </w:tcBorders>
            <w:tcMar>
              <w:left w:w="10" w:type="dxa"/>
              <w:right w:w="10" w:type="dxa"/>
            </w:tcMar>
            <w:tcPrChange w:id="155" w:author="Constanza Sanhueza" w:date="2026-09-28T01:42:00Z">
              <w:tcPr>
                <w:tcW w:w="645" w:type="dxa"/>
                <w:tcBorders>
                  <w:top w:val="nil"/>
                  <w:left w:val="single" w:sz="8" w:space="0" w:color="auto"/>
                  <w:bottom w:val="single" w:sz="8" w:space="0" w:color="auto"/>
                  <w:right w:val="single" w:sz="8" w:space="0" w:color="auto"/>
                </w:tcBorders>
                <w:tcMar>
                  <w:left w:w="10" w:type="dxa"/>
                  <w:right w:w="10" w:type="dxa"/>
                </w:tcMar>
              </w:tcPr>
            </w:tcPrChange>
          </w:tcPr>
          <w:p w14:paraId="3FDE4DAE" w14:textId="2EE9A6E5"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nil"/>
              <w:left w:val="single" w:sz="8" w:space="0" w:color="auto"/>
              <w:bottom w:val="single" w:sz="8" w:space="0" w:color="auto"/>
              <w:right w:val="single" w:sz="8" w:space="0" w:color="auto"/>
            </w:tcBorders>
            <w:tcMar>
              <w:left w:w="10" w:type="dxa"/>
              <w:right w:w="10" w:type="dxa"/>
            </w:tcMar>
            <w:tcPrChange w:id="156" w:author="Constanza Sanhueza" w:date="2026-09-28T01:42:00Z">
              <w:tcPr>
                <w:tcW w:w="645" w:type="dxa"/>
                <w:gridSpan w:val="2"/>
                <w:tcBorders>
                  <w:top w:val="nil"/>
                  <w:left w:val="single" w:sz="8" w:space="0" w:color="auto"/>
                  <w:bottom w:val="single" w:sz="8" w:space="0" w:color="auto"/>
                  <w:right w:val="single" w:sz="8" w:space="0" w:color="auto"/>
                </w:tcBorders>
                <w:tcMar>
                  <w:left w:w="10" w:type="dxa"/>
                  <w:right w:w="10" w:type="dxa"/>
                </w:tcMar>
              </w:tcPr>
            </w:tcPrChange>
          </w:tcPr>
          <w:p w14:paraId="684E10C6" w14:textId="39D9FB8B"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nil"/>
              <w:left w:val="single" w:sz="8" w:space="0" w:color="auto"/>
              <w:bottom w:val="single" w:sz="8" w:space="0" w:color="auto"/>
              <w:right w:val="single" w:sz="8" w:space="0" w:color="auto"/>
            </w:tcBorders>
            <w:tcMar>
              <w:left w:w="10" w:type="dxa"/>
              <w:right w:w="10" w:type="dxa"/>
            </w:tcMar>
            <w:tcPrChange w:id="157" w:author="Constanza Sanhueza" w:date="2026-09-28T01:42:00Z">
              <w:tcPr>
                <w:tcW w:w="645" w:type="dxa"/>
                <w:tcBorders>
                  <w:top w:val="nil"/>
                  <w:left w:val="single" w:sz="8" w:space="0" w:color="auto"/>
                  <w:bottom w:val="single" w:sz="8" w:space="0" w:color="auto"/>
                  <w:right w:val="single" w:sz="8" w:space="0" w:color="auto"/>
                </w:tcBorders>
                <w:tcMar>
                  <w:left w:w="10" w:type="dxa"/>
                  <w:right w:w="10" w:type="dxa"/>
                </w:tcMar>
              </w:tcPr>
            </w:tcPrChange>
          </w:tcPr>
          <w:p w14:paraId="3512AC66" w14:textId="31F0CEE2"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nil"/>
              <w:left w:val="single" w:sz="8" w:space="0" w:color="auto"/>
              <w:bottom w:val="single" w:sz="8" w:space="0" w:color="auto"/>
              <w:right w:val="single" w:sz="8" w:space="0" w:color="auto"/>
            </w:tcBorders>
            <w:tcMar>
              <w:left w:w="10" w:type="dxa"/>
              <w:right w:w="10" w:type="dxa"/>
            </w:tcMar>
            <w:tcPrChange w:id="158" w:author="Constanza Sanhueza" w:date="2026-09-28T01:42:00Z">
              <w:tcPr>
                <w:tcW w:w="645" w:type="dxa"/>
                <w:tcBorders>
                  <w:top w:val="nil"/>
                  <w:left w:val="single" w:sz="8" w:space="0" w:color="auto"/>
                  <w:bottom w:val="single" w:sz="8" w:space="0" w:color="auto"/>
                  <w:right w:val="single" w:sz="8" w:space="0" w:color="auto"/>
                </w:tcBorders>
                <w:tcMar>
                  <w:left w:w="10" w:type="dxa"/>
                  <w:right w:w="10" w:type="dxa"/>
                </w:tcMar>
              </w:tcPr>
            </w:tcPrChange>
          </w:tcPr>
          <w:p w14:paraId="52B18906" w14:textId="58DF1C7F"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nil"/>
              <w:left w:val="single" w:sz="8" w:space="0" w:color="auto"/>
              <w:bottom w:val="single" w:sz="8" w:space="0" w:color="auto"/>
              <w:right w:val="single" w:sz="8" w:space="0" w:color="auto"/>
            </w:tcBorders>
            <w:tcMar>
              <w:left w:w="10" w:type="dxa"/>
              <w:right w:w="10" w:type="dxa"/>
            </w:tcMar>
            <w:tcPrChange w:id="159" w:author="Constanza Sanhueza" w:date="2026-09-28T01:42:00Z">
              <w:tcPr>
                <w:tcW w:w="645" w:type="dxa"/>
                <w:tcBorders>
                  <w:top w:val="nil"/>
                  <w:left w:val="single" w:sz="8" w:space="0" w:color="auto"/>
                  <w:bottom w:val="single" w:sz="8" w:space="0" w:color="auto"/>
                  <w:right w:val="single" w:sz="8" w:space="0" w:color="auto"/>
                </w:tcBorders>
                <w:tcMar>
                  <w:left w:w="10" w:type="dxa"/>
                  <w:right w:w="10" w:type="dxa"/>
                </w:tcMar>
              </w:tcPr>
            </w:tcPrChange>
          </w:tcPr>
          <w:p w14:paraId="124E2634" w14:textId="19D60874"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1365" w:type="dxa"/>
            <w:tcBorders>
              <w:top w:val="nil"/>
              <w:left w:val="single" w:sz="8" w:space="0" w:color="auto"/>
              <w:bottom w:val="single" w:sz="8" w:space="0" w:color="auto"/>
              <w:right w:val="single" w:sz="8" w:space="0" w:color="auto"/>
            </w:tcBorders>
            <w:tcMar>
              <w:left w:w="10" w:type="dxa"/>
              <w:right w:w="10" w:type="dxa"/>
            </w:tcMar>
            <w:tcPrChange w:id="160" w:author="Constanza Sanhueza" w:date="2026-09-28T01:42:00Z">
              <w:tcPr>
                <w:tcW w:w="645" w:type="dxa"/>
                <w:tcBorders>
                  <w:top w:val="nil"/>
                  <w:left w:val="single" w:sz="8" w:space="0" w:color="auto"/>
                  <w:bottom w:val="single" w:sz="8" w:space="0" w:color="auto"/>
                  <w:right w:val="single" w:sz="8" w:space="0" w:color="auto"/>
                </w:tcBorders>
                <w:tcMar>
                  <w:left w:w="10" w:type="dxa"/>
                  <w:right w:w="10" w:type="dxa"/>
                </w:tcMar>
              </w:tcPr>
            </w:tcPrChange>
          </w:tcPr>
          <w:p w14:paraId="06654228" w14:textId="7E48CBEF"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r>
      <w:tr w:rsidR="71C941D7" w14:paraId="5EA4A622" w14:textId="77777777" w:rsidTr="71C941D7">
        <w:trPr>
          <w:trHeight w:val="300"/>
          <w:trPrChange w:id="161" w:author="Constanza Sanhueza" w:date="2026-09-28T01:42:00Z">
            <w:trPr>
              <w:gridAfter w:val="1"/>
              <w:trHeight w:val="300"/>
            </w:trPr>
          </w:trPrChange>
        </w:trPr>
        <w:tc>
          <w:tcPr>
            <w:tcW w:w="2955" w:type="dxa"/>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162" w:author="Constanza Sanhueza" w:date="2026-09-28T01:42:00Z">
              <w:tcPr>
                <w:tcW w:w="2955" w:type="dxa"/>
                <w:gridSpan w:val="2"/>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633AE89E" w14:textId="1DFE921A"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t>Participant short name</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63"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710E4286" w14:textId="4D4619B3"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ANU</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64"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08133BA5" w14:textId="20F4CE51"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ins w:id="165" w:author="constanza.sanhueza" w:date="2026-09-28T01:17:00Z" w16du:dateUtc="2026-09-28T01:17:09Z">
              <w:r w:rsidR="2E0A36A0" w:rsidRPr="71C941D7">
                <w:rPr>
                  <w:rFonts w:ascii="Arial" w:eastAsia="Arial" w:hAnsi="Arial" w:cs="Arial"/>
                  <w:sz w:val="20"/>
                  <w:szCs w:val="20"/>
                </w:rPr>
                <w:t>UoC</w:t>
              </w:r>
            </w:ins>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66" w:author="Constanza Sanhueza" w:date="2026-09-28T01:42:00Z">
              <w:tcPr>
                <w:tcW w:w="645" w:type="dxa"/>
                <w:gridSpan w:val="2"/>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43EF41B8" w14:textId="6B0EDB12"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Griffith</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67"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04C52971" w14:textId="1E8D6F13"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68"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4AEAE03C" w14:textId="1B044BFE"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69" w:author="Constanza Sanhueza" w:date="2026-09-28T01:42:00Z">
              <w:tcPr>
                <w:tcW w:w="645" w:type="dxa"/>
                <w:gridSpan w:val="2"/>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370CE707" w14:textId="5EF2C7B6"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70"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0BD81528" w14:textId="2823A05B"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71"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46ABC577" w14:textId="693387D0"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72"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7C5D7DB7" w14:textId="6D8CAFC7"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1365" w:type="dxa"/>
            <w:tcBorders>
              <w:top w:val="single" w:sz="8" w:space="0" w:color="auto"/>
              <w:left w:val="single" w:sz="8" w:space="0" w:color="auto"/>
              <w:bottom w:val="single" w:sz="8" w:space="0" w:color="auto"/>
              <w:right w:val="single" w:sz="8" w:space="0" w:color="auto"/>
            </w:tcBorders>
            <w:tcMar>
              <w:left w:w="10" w:type="dxa"/>
              <w:right w:w="10" w:type="dxa"/>
            </w:tcMar>
            <w:tcPrChange w:id="173"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1B121DE8" w14:textId="3A5AE545"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r>
      <w:tr w:rsidR="71C941D7" w14:paraId="7ED9EE46" w14:textId="77777777" w:rsidTr="71C941D7">
        <w:trPr>
          <w:trHeight w:val="300"/>
          <w:trPrChange w:id="174" w:author="Constanza Sanhueza" w:date="2026-09-28T01:42:00Z">
            <w:trPr>
              <w:gridAfter w:val="1"/>
              <w:trHeight w:val="300"/>
            </w:trPr>
          </w:trPrChange>
        </w:trPr>
        <w:tc>
          <w:tcPr>
            <w:tcW w:w="2955" w:type="dxa"/>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175" w:author="Constanza Sanhueza" w:date="2026-09-28T01:42:00Z">
              <w:tcPr>
                <w:tcW w:w="2955" w:type="dxa"/>
                <w:gridSpan w:val="2"/>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4B19B7F6" w14:textId="29739D61"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t>Person-months per participant:</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76"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1019BD79" w14:textId="02D22DB8" w:rsidR="71C941D7" w:rsidRDefault="71C941D7" w:rsidP="71C941D7">
            <w:pPr>
              <w:spacing w:after="0"/>
              <w:rPr>
                <w:rFonts w:ascii="Arial" w:eastAsia="Arial" w:hAnsi="Arial" w:cs="Arial"/>
                <w:sz w:val="20"/>
                <w:szCs w:val="20"/>
              </w:rPr>
            </w:pPr>
            <w:del w:id="177" w:author="constanza.sanhueza" w:date="2026-09-28T01:20:00Z" w16du:dateUtc="2026-09-28T01:20:56Z">
              <w:r w:rsidRPr="71C941D7" w:rsidDel="71C941D7">
                <w:rPr>
                  <w:rFonts w:ascii="Arial" w:eastAsia="Arial" w:hAnsi="Arial" w:cs="Arial"/>
                  <w:sz w:val="20"/>
                  <w:szCs w:val="20"/>
                </w:rPr>
                <w:delText>48</w:delText>
              </w:r>
            </w:del>
            <w:r w:rsidRPr="71C941D7">
              <w:rPr>
                <w:rFonts w:ascii="Arial" w:eastAsia="Arial" w:hAnsi="Arial" w:cs="Arial"/>
                <w:sz w:val="20"/>
                <w:szCs w:val="20"/>
              </w:rPr>
              <w:t>?</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78"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3BBBF5D4" w14:textId="2D72E161"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79" w:author="Constanza Sanhueza" w:date="2026-09-28T01:42:00Z">
              <w:tcPr>
                <w:tcW w:w="645" w:type="dxa"/>
                <w:gridSpan w:val="2"/>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2DD7E787" w14:textId="207A3D1D"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80"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034A1403" w14:textId="264F0389"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81"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12468D45" w14:textId="3C0D59BB"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82" w:author="Constanza Sanhueza" w:date="2026-09-28T01:42:00Z">
              <w:tcPr>
                <w:tcW w:w="645" w:type="dxa"/>
                <w:gridSpan w:val="2"/>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495E3843" w14:textId="6EBF54FD"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83"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33667D0D" w14:textId="3A99FF15"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84"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34247B6A" w14:textId="7D416D19"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645" w:type="dxa"/>
            <w:tcBorders>
              <w:top w:val="single" w:sz="8" w:space="0" w:color="auto"/>
              <w:left w:val="single" w:sz="8" w:space="0" w:color="auto"/>
              <w:bottom w:val="single" w:sz="8" w:space="0" w:color="auto"/>
              <w:right w:val="single" w:sz="8" w:space="0" w:color="auto"/>
            </w:tcBorders>
            <w:tcMar>
              <w:left w:w="10" w:type="dxa"/>
              <w:right w:w="10" w:type="dxa"/>
            </w:tcMar>
            <w:tcPrChange w:id="185"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409AAAE3" w14:textId="64DE6CDA"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c>
          <w:tcPr>
            <w:tcW w:w="1365" w:type="dxa"/>
            <w:tcBorders>
              <w:top w:val="single" w:sz="8" w:space="0" w:color="auto"/>
              <w:left w:val="single" w:sz="8" w:space="0" w:color="auto"/>
              <w:bottom w:val="single" w:sz="8" w:space="0" w:color="auto"/>
              <w:right w:val="single" w:sz="8" w:space="0" w:color="auto"/>
            </w:tcBorders>
            <w:tcMar>
              <w:left w:w="10" w:type="dxa"/>
              <w:right w:w="10" w:type="dxa"/>
            </w:tcMar>
            <w:tcPrChange w:id="186" w:author="Constanza Sanhueza" w:date="2026-09-28T01:42:00Z">
              <w:tcPr>
                <w:tcW w:w="645" w:type="dxa"/>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1AD76DC2" w14:textId="7ADDA109"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r>
      <w:tr w:rsidR="71C941D7" w14:paraId="0D311D77" w14:textId="77777777" w:rsidTr="71C941D7">
        <w:trPr>
          <w:trHeight w:val="300"/>
          <w:trPrChange w:id="187" w:author="Constanza Sanhueza" w:date="2026-09-28T01:42:00Z">
            <w:trPr>
              <w:gridAfter w:val="1"/>
              <w:trHeight w:val="300"/>
            </w:trPr>
          </w:trPrChange>
        </w:trPr>
        <w:tc>
          <w:tcPr>
            <w:tcW w:w="10125" w:type="dxa"/>
            <w:gridSpan w:val="11"/>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188" w:author="Constanza Sanhueza" w:date="2026-09-28T01:42:00Z">
              <w:tcPr>
                <w:tcW w:w="9405" w:type="dxa"/>
                <w:gridSpan w:val="14"/>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17DB8859" w14:textId="20FEE187"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t>Objectives</w:t>
            </w:r>
          </w:p>
        </w:tc>
      </w:tr>
      <w:tr w:rsidR="71C941D7" w14:paraId="49B102FB" w14:textId="77777777" w:rsidTr="71C941D7">
        <w:trPr>
          <w:trHeight w:val="300"/>
          <w:trPrChange w:id="189" w:author="Constanza Sanhueza" w:date="2026-09-28T01:42:00Z">
            <w:trPr>
              <w:gridAfter w:val="1"/>
              <w:trHeight w:val="300"/>
            </w:trPr>
          </w:trPrChange>
        </w:trPr>
        <w:tc>
          <w:tcPr>
            <w:tcW w:w="10125" w:type="dxa"/>
            <w:gridSpan w:val="11"/>
            <w:tcBorders>
              <w:top w:val="single" w:sz="8" w:space="0" w:color="auto"/>
              <w:left w:val="single" w:sz="8" w:space="0" w:color="auto"/>
              <w:bottom w:val="single" w:sz="8" w:space="0" w:color="auto"/>
              <w:right w:val="single" w:sz="8" w:space="0" w:color="auto"/>
            </w:tcBorders>
            <w:tcMar>
              <w:left w:w="10" w:type="dxa"/>
              <w:right w:w="10" w:type="dxa"/>
            </w:tcMar>
            <w:tcPrChange w:id="190" w:author="Constanza Sanhueza" w:date="2026-09-28T01:42:00Z">
              <w:tcPr>
                <w:tcW w:w="9405" w:type="dxa"/>
                <w:gridSpan w:val="14"/>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64D8A4B2" w14:textId="193D6A0A" w:rsidR="71C941D7" w:rsidRDefault="71C941D7" w:rsidP="71C941D7">
            <w:pPr>
              <w:spacing w:after="80"/>
              <w:rPr>
                <w:rFonts w:ascii="Arial" w:eastAsia="Arial" w:hAnsi="Arial" w:cs="Arial"/>
                <w:b/>
                <w:bCs/>
                <w:sz w:val="20"/>
                <w:szCs w:val="20"/>
              </w:rPr>
            </w:pPr>
            <w:r w:rsidRPr="71C941D7">
              <w:rPr>
                <w:rFonts w:ascii="Arial" w:eastAsia="Arial" w:hAnsi="Arial" w:cs="Arial"/>
                <w:b/>
                <w:bCs/>
                <w:sz w:val="20"/>
                <w:szCs w:val="20"/>
              </w:rPr>
              <w:t xml:space="preserve">Research questions: </w:t>
            </w:r>
          </w:p>
          <w:p w14:paraId="6EA9948E" w14:textId="0DA3BD75" w:rsidR="5C42737A" w:rsidRDefault="5C42737A" w:rsidP="71C941D7">
            <w:pPr>
              <w:pStyle w:val="ListParagraph"/>
              <w:numPr>
                <w:ilvl w:val="0"/>
                <w:numId w:val="1"/>
              </w:numPr>
              <w:spacing w:after="0"/>
              <w:rPr>
                <w:ins w:id="191" w:author="constanza.sanhueza" w:date="2026-09-28T01:12:00Z" w16du:dateUtc="2026-09-28T01:12:53Z"/>
                <w:rFonts w:ascii="Arial" w:eastAsia="Arial" w:hAnsi="Arial" w:cs="Arial"/>
                <w:sz w:val="20"/>
                <w:szCs w:val="20"/>
              </w:rPr>
            </w:pPr>
            <w:r w:rsidRPr="71C941D7">
              <w:rPr>
                <w:rFonts w:ascii="Arial" w:eastAsia="Arial" w:hAnsi="Arial" w:cs="Arial"/>
                <w:sz w:val="20"/>
                <w:szCs w:val="20"/>
              </w:rPr>
              <w:t>1.</w:t>
            </w:r>
            <w:r w:rsidR="71C941D7" w:rsidRPr="71C941D7">
              <w:rPr>
                <w:rFonts w:ascii="Arial" w:eastAsia="Arial" w:hAnsi="Arial" w:cs="Arial"/>
                <w:sz w:val="20"/>
                <w:szCs w:val="20"/>
              </w:rPr>
              <w:t>Does exposure to AI-generated political content — or the fear of such exposure — erode citizens</w:t>
            </w:r>
            <w:r w:rsidR="334CC7D0" w:rsidRPr="71C941D7">
              <w:rPr>
                <w:rFonts w:ascii="Arial" w:eastAsia="Arial" w:hAnsi="Arial" w:cs="Arial"/>
                <w:sz w:val="20"/>
                <w:szCs w:val="20"/>
              </w:rPr>
              <w:t>'</w:t>
            </w:r>
            <w:r w:rsidR="71C941D7" w:rsidRPr="71C941D7">
              <w:rPr>
                <w:rFonts w:ascii="Arial" w:eastAsia="Arial" w:hAnsi="Arial" w:cs="Arial"/>
                <w:sz w:val="20"/>
                <w:szCs w:val="20"/>
              </w:rPr>
              <w:t xml:space="preserve"> trust in political actors, democratic institutions and satisfaction with democracy</w:t>
            </w:r>
          </w:p>
          <w:p w14:paraId="16794C01" w14:textId="7BE18735" w:rsidR="46F48B5B" w:rsidRDefault="46F48B5B" w:rsidP="71C941D7">
            <w:pPr>
              <w:pStyle w:val="ListParagraph"/>
              <w:numPr>
                <w:ilvl w:val="0"/>
                <w:numId w:val="1"/>
              </w:numPr>
              <w:spacing w:after="0"/>
              <w:rPr>
                <w:rFonts w:ascii="Arial" w:eastAsia="Arial" w:hAnsi="Arial" w:cs="Arial"/>
                <w:sz w:val="20"/>
                <w:szCs w:val="20"/>
              </w:rPr>
            </w:pPr>
            <w:commentRangeStart w:id="192"/>
            <w:r w:rsidRPr="71C941D7">
              <w:rPr>
                <w:rFonts w:ascii="Arial" w:eastAsia="Arial" w:hAnsi="Arial" w:cs="Arial"/>
                <w:sz w:val="20"/>
                <w:szCs w:val="20"/>
              </w:rPr>
              <w:t>How</w:t>
            </w:r>
            <w:ins w:id="193" w:author="constanza.sanhueza" w:date="2026-09-28T01:13:00Z" w16du:dateUtc="2026-09-28T01:13:01Z">
              <w:r w:rsidRPr="71C941D7">
                <w:rPr>
                  <w:rFonts w:ascii="Arial" w:eastAsia="Arial" w:hAnsi="Arial" w:cs="Arial"/>
                  <w:sz w:val="20"/>
                  <w:szCs w:val="20"/>
                </w:rPr>
                <w:t xml:space="preserve"> </w:t>
              </w:r>
            </w:ins>
            <w:r w:rsidR="71C941D7" w:rsidRPr="71C941D7">
              <w:rPr>
                <w:rFonts w:ascii="Arial" w:eastAsia="Arial" w:hAnsi="Arial" w:cs="Arial"/>
                <w:sz w:val="20"/>
                <w:szCs w:val="20"/>
              </w:rPr>
              <w:t>can AI-based tools help rebuild political trust?</w:t>
            </w:r>
            <w:commentRangeEnd w:id="192"/>
            <w:r>
              <w:rPr>
                <w:rStyle w:val="CommentReference"/>
                <w:rFonts w:ascii="Arial" w:eastAsia="Arial" w:hAnsi="Arial" w:cs="Arial"/>
                <w:sz w:val="20"/>
                <w:szCs w:val="20"/>
              </w:rPr>
              <w:commentReference w:id="192"/>
            </w:r>
          </w:p>
          <w:p w14:paraId="62AD693E" w14:textId="0F02EBD8" w:rsidR="04CA32F0" w:rsidRDefault="04CA32F0" w:rsidP="71C941D7">
            <w:pPr>
              <w:pStyle w:val="ListParagraph"/>
              <w:numPr>
                <w:ilvl w:val="0"/>
                <w:numId w:val="1"/>
              </w:numPr>
              <w:spacing w:after="0"/>
            </w:pPr>
            <w:r w:rsidRPr="71C941D7">
              <w:t>Who is most affected? Do AI-driven trust erosion and the interventions designed to counter it work differently across social groups, and do they widen existing gaps in democratic participation?</w:t>
            </w:r>
          </w:p>
          <w:p w14:paraId="6164596F" w14:textId="092BE0C7" w:rsidR="71C941D7" w:rsidRDefault="71C941D7" w:rsidP="71C941D7">
            <w:pPr>
              <w:spacing w:after="0"/>
              <w:rPr>
                <w:rFonts w:ascii="Arial" w:eastAsia="Arial" w:hAnsi="Arial" w:cs="Arial"/>
                <w:b/>
                <w:bCs/>
                <w:sz w:val="20"/>
                <w:szCs w:val="20"/>
              </w:rPr>
            </w:pPr>
            <w:r w:rsidRPr="71C941D7">
              <w:rPr>
                <w:rFonts w:ascii="Arial" w:eastAsia="Arial" w:hAnsi="Arial" w:cs="Arial"/>
                <w:b/>
                <w:bCs/>
                <w:sz w:val="20"/>
                <w:szCs w:val="20"/>
              </w:rPr>
              <w:t>Objectives:</w:t>
            </w:r>
          </w:p>
          <w:p w14:paraId="7C41202A" w14:textId="41ECD67D"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WP2 delivers </w:t>
            </w:r>
            <w:del w:id="194" w:author="Constanza Sanhueza" w:date="2026-09-29T23:15:00Z" w16du:dateUtc="2026-09-29T23:15:23Z">
              <w:r w:rsidRPr="71C941D7" w:rsidDel="71C941D7">
                <w:rPr>
                  <w:rFonts w:ascii="Arial" w:eastAsia="Arial" w:hAnsi="Arial" w:cs="Arial"/>
                  <w:sz w:val="20"/>
                  <w:szCs w:val="20"/>
                </w:rPr>
                <w:delText xml:space="preserve">the first </w:delText>
              </w:r>
            </w:del>
            <w:r w:rsidRPr="71C941D7">
              <w:rPr>
                <w:rFonts w:ascii="Arial" w:eastAsia="Arial" w:hAnsi="Arial" w:cs="Arial"/>
                <w:sz w:val="20"/>
                <w:szCs w:val="20"/>
              </w:rPr>
              <w:t>comparative evidence on how AI-generated political content affects citizens</w:t>
            </w:r>
            <w:r w:rsidR="334CC7D0" w:rsidRPr="71C941D7">
              <w:rPr>
                <w:rFonts w:ascii="Arial" w:eastAsia="Arial" w:hAnsi="Arial" w:cs="Arial"/>
                <w:sz w:val="20"/>
                <w:szCs w:val="20"/>
              </w:rPr>
              <w:t>'</w:t>
            </w:r>
            <w:r w:rsidRPr="71C941D7">
              <w:rPr>
                <w:rFonts w:ascii="Arial" w:eastAsia="Arial" w:hAnsi="Arial" w:cs="Arial"/>
                <w:sz w:val="20"/>
                <w:szCs w:val="20"/>
              </w:rPr>
              <w:t xml:space="preserve"> trust in political actors and institutions, and on which countermeasures work</w:t>
            </w:r>
            <w:r w:rsidR="28F6044F" w:rsidRPr="71C941D7">
              <w:rPr>
                <w:rFonts w:ascii="Arial" w:eastAsia="Arial" w:hAnsi="Arial" w:cs="Arial"/>
                <w:sz w:val="20"/>
                <w:szCs w:val="20"/>
              </w:rPr>
              <w:t xml:space="preserve"> across different social groups</w:t>
            </w:r>
            <w:r w:rsidRPr="71C941D7">
              <w:rPr>
                <w:rFonts w:ascii="Arial" w:eastAsia="Arial" w:hAnsi="Arial" w:cs="Arial"/>
                <w:sz w:val="20"/>
                <w:szCs w:val="20"/>
              </w:rPr>
              <w:t xml:space="preserve">. </w:t>
            </w:r>
            <w:r w:rsidR="137E03C6" w:rsidRPr="71C941D7">
              <w:rPr>
                <w:rFonts w:ascii="Arial" w:eastAsia="Arial" w:hAnsi="Arial" w:cs="Arial"/>
                <w:sz w:val="20"/>
                <w:szCs w:val="20"/>
              </w:rPr>
              <w:t xml:space="preserve">Because trust erosion and </w:t>
            </w:r>
            <w:r w:rsidR="137E03C6" w:rsidRPr="71C941D7">
              <w:rPr>
                <w:rFonts w:ascii="Arial" w:eastAsia="Arial" w:hAnsi="Arial" w:cs="Arial"/>
                <w:sz w:val="20"/>
                <w:szCs w:val="20"/>
              </w:rPr>
              <w:lastRenderedPageBreak/>
              <w:t>the capacity to restore political trust is unlikely to be evenly distributed, WP2 measures effects not only in aggregate but across gender, age, education, socioeconomic status, migration background, disability and digital access. This allows the project to identify whether AI-driven distrust widens existing participation gaps, and whether countermeasures reach the citizens who need them most. WP2</w:t>
            </w:r>
            <w:r w:rsidRPr="71C941D7">
              <w:rPr>
                <w:rFonts w:ascii="Arial" w:eastAsia="Arial" w:hAnsi="Arial" w:cs="Arial"/>
                <w:sz w:val="20"/>
                <w:szCs w:val="20"/>
              </w:rPr>
              <w:t xml:space="preserve"> </w:t>
            </w:r>
            <w:r w:rsidR="1B662816" w:rsidRPr="71C941D7">
              <w:rPr>
                <w:rFonts w:ascii="Arial" w:eastAsia="Arial" w:hAnsi="Arial" w:cs="Arial"/>
                <w:sz w:val="20"/>
                <w:szCs w:val="20"/>
              </w:rPr>
              <w:t>provides</w:t>
            </w:r>
            <w:r w:rsidRPr="71C941D7">
              <w:rPr>
                <w:rFonts w:ascii="Arial" w:eastAsia="Arial" w:hAnsi="Arial" w:cs="Arial"/>
                <w:sz w:val="20"/>
                <w:szCs w:val="20"/>
              </w:rPr>
              <w:t xml:space="preserve"> electoral commissions, parliaments and civic </w:t>
            </w:r>
            <w:del w:id="195" w:author="Constanza Sanhueza" w:date="2026-09-29T23:15:00Z" w16du:dateUtc="2026-09-29T23:15:51Z">
              <w:r w:rsidRPr="71C941D7" w:rsidDel="71C941D7">
                <w:rPr>
                  <w:rFonts w:ascii="Arial" w:eastAsia="Arial" w:hAnsi="Arial" w:cs="Arial"/>
                  <w:sz w:val="20"/>
                  <w:szCs w:val="20"/>
                </w:rPr>
                <w:delText xml:space="preserve">educators </w:delText>
              </w:r>
              <w:r w:rsidRPr="71C941D7" w:rsidDel="16D7FD29">
                <w:rPr>
                  <w:rFonts w:ascii="Arial" w:eastAsia="Arial" w:hAnsi="Arial" w:cs="Arial"/>
                  <w:sz w:val="20"/>
                  <w:szCs w:val="20"/>
                </w:rPr>
                <w:delText xml:space="preserve"> empirically</w:delText>
              </w:r>
            </w:del>
            <w:ins w:id="196" w:author="Constanza Sanhueza" w:date="2026-09-29T23:15:00Z" w16du:dateUtc="2026-09-29T23:15:51Z">
              <w:r w:rsidR="77121DB2" w:rsidRPr="71C941D7">
                <w:rPr>
                  <w:rFonts w:ascii="Arial" w:eastAsia="Arial" w:hAnsi="Arial" w:cs="Arial"/>
                  <w:sz w:val="20"/>
                  <w:szCs w:val="20"/>
                </w:rPr>
                <w:t>educators empirically</w:t>
              </w:r>
            </w:ins>
            <w:ins w:id="197" w:author="constanza.sanhueza" w:date="2026-09-28T01:15:00Z" w16du:dateUtc="2026-09-28T01:15:59Z">
              <w:r w:rsidR="16D7FD29" w:rsidRPr="71C941D7">
                <w:rPr>
                  <w:rFonts w:ascii="Arial" w:eastAsia="Arial" w:hAnsi="Arial" w:cs="Arial"/>
                  <w:sz w:val="20"/>
                  <w:szCs w:val="20"/>
                </w:rPr>
                <w:t xml:space="preserve"> </w:t>
              </w:r>
            </w:ins>
            <w:r w:rsidR="2D2AABBE" w:rsidRPr="71C941D7">
              <w:rPr>
                <w:rFonts w:ascii="Arial" w:eastAsia="Arial" w:hAnsi="Arial" w:cs="Arial"/>
                <w:sz w:val="20"/>
                <w:szCs w:val="20"/>
              </w:rPr>
              <w:t>tested interventions</w:t>
            </w:r>
            <w:r w:rsidRPr="71C941D7">
              <w:rPr>
                <w:rFonts w:ascii="Arial" w:eastAsia="Arial" w:hAnsi="Arial" w:cs="Arial"/>
                <w:sz w:val="20"/>
                <w:szCs w:val="20"/>
              </w:rPr>
              <w:t xml:space="preserve"> for responding to AI-driven trust erosion</w:t>
            </w:r>
            <w:r w:rsidR="112F8F5A" w:rsidRPr="71C941D7">
              <w:rPr>
                <w:rFonts w:ascii="Arial" w:eastAsia="Arial" w:hAnsi="Arial" w:cs="Arial"/>
                <w:sz w:val="20"/>
                <w:szCs w:val="20"/>
              </w:rPr>
              <w:t>.</w:t>
            </w:r>
          </w:p>
          <w:p w14:paraId="51FD90F9" w14:textId="7042A582"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r>
      <w:tr w:rsidR="71C941D7" w14:paraId="790AACA6" w14:textId="77777777" w:rsidTr="71C941D7">
        <w:trPr>
          <w:trHeight w:val="300"/>
          <w:trPrChange w:id="198" w:author="Constanza Sanhueza" w:date="2026-09-28T01:42:00Z">
            <w:trPr>
              <w:gridAfter w:val="1"/>
              <w:trHeight w:val="300"/>
            </w:trPr>
          </w:trPrChange>
        </w:trPr>
        <w:tc>
          <w:tcPr>
            <w:tcW w:w="10125" w:type="dxa"/>
            <w:gridSpan w:val="11"/>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199" w:author="Constanza Sanhueza" w:date="2026-09-28T01:42:00Z">
              <w:tcPr>
                <w:tcW w:w="9405" w:type="dxa"/>
                <w:gridSpan w:val="14"/>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1889737B" w14:textId="7A53259D"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lastRenderedPageBreak/>
              <w:t>Description of Work</w:t>
            </w:r>
          </w:p>
        </w:tc>
      </w:tr>
      <w:tr w:rsidR="71C941D7" w14:paraId="317D2750" w14:textId="77777777" w:rsidTr="71C941D7">
        <w:trPr>
          <w:trHeight w:val="300"/>
          <w:trPrChange w:id="200" w:author="Constanza Sanhueza" w:date="2026-09-28T01:42:00Z">
            <w:trPr>
              <w:gridAfter w:val="1"/>
              <w:trHeight w:val="300"/>
            </w:trPr>
          </w:trPrChange>
        </w:trPr>
        <w:tc>
          <w:tcPr>
            <w:tcW w:w="10125" w:type="dxa"/>
            <w:gridSpan w:val="11"/>
            <w:tcBorders>
              <w:top w:val="single" w:sz="8" w:space="0" w:color="auto"/>
              <w:left w:val="single" w:sz="8" w:space="0" w:color="auto"/>
              <w:bottom w:val="single" w:sz="8" w:space="0" w:color="auto"/>
              <w:right w:val="single" w:sz="8" w:space="0" w:color="auto"/>
            </w:tcBorders>
            <w:tcMar>
              <w:left w:w="10" w:type="dxa"/>
              <w:right w:w="10" w:type="dxa"/>
            </w:tcMar>
            <w:tcPrChange w:id="201" w:author="Constanza Sanhueza" w:date="2026-09-28T01:42:00Z">
              <w:tcPr>
                <w:tcW w:w="9405" w:type="dxa"/>
                <w:gridSpan w:val="14"/>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7F11C168" w14:textId="36BDA37D" w:rsidR="71C941D7" w:rsidRDefault="71C941D7" w:rsidP="71C941D7">
            <w:pPr>
              <w:spacing w:after="80"/>
              <w:jc w:val="both"/>
              <w:rPr>
                <w:rFonts w:ascii="Arial" w:eastAsia="Arial" w:hAnsi="Arial" w:cs="Arial"/>
                <w:sz w:val="20"/>
                <w:szCs w:val="20"/>
              </w:rPr>
            </w:pPr>
            <w:r w:rsidRPr="71C941D7">
              <w:rPr>
                <w:rFonts w:ascii="Arial" w:eastAsia="Arial" w:hAnsi="Arial" w:cs="Arial"/>
                <w:b/>
                <w:bCs/>
                <w:sz w:val="20"/>
                <w:szCs w:val="20"/>
              </w:rPr>
              <w:t xml:space="preserve">Task 2.1: Measuring the Impact of AI on Trust Erosion. Guiding Question: </w:t>
            </w:r>
            <w:r w:rsidRPr="71C941D7">
              <w:rPr>
                <w:rFonts w:ascii="Arial" w:eastAsia="Arial" w:hAnsi="Arial" w:cs="Arial"/>
                <w:sz w:val="20"/>
                <w:szCs w:val="20"/>
              </w:rPr>
              <w:t>To what extent does exposure to AI-generated political content affect citizens</w:t>
            </w:r>
            <w:r w:rsidR="334CC7D0" w:rsidRPr="71C941D7">
              <w:rPr>
                <w:rFonts w:ascii="Arial" w:eastAsia="Arial" w:hAnsi="Arial" w:cs="Arial"/>
                <w:sz w:val="20"/>
                <w:szCs w:val="20"/>
              </w:rPr>
              <w:t>'</w:t>
            </w:r>
            <w:r w:rsidRPr="71C941D7">
              <w:rPr>
                <w:rFonts w:ascii="Arial" w:eastAsia="Arial" w:hAnsi="Arial" w:cs="Arial"/>
                <w:sz w:val="20"/>
                <w:szCs w:val="20"/>
              </w:rPr>
              <w:t xml:space="preserve"> trust in specific political actors, in institutions and in democracy itself? </w:t>
            </w:r>
            <w:r w:rsidRPr="71C941D7">
              <w:rPr>
                <w:rFonts w:ascii="Arial" w:eastAsia="Arial" w:hAnsi="Arial" w:cs="Arial"/>
                <w:b/>
                <w:bCs/>
                <w:sz w:val="20"/>
                <w:szCs w:val="20"/>
              </w:rPr>
              <w:t>Methodology:</w:t>
            </w:r>
            <w:r w:rsidRPr="71C941D7">
              <w:rPr>
                <w:rFonts w:ascii="Arial" w:eastAsia="Arial" w:hAnsi="Arial" w:cs="Arial"/>
                <w:sz w:val="20"/>
                <w:szCs w:val="20"/>
              </w:rPr>
              <w:t xml:space="preserve"> WP2 adopts a comparative design across [n] countries selected to vary on baseline institutional trust and the independence of electoral administration. It combines three components: cross-national surveys establishing comparable baselines of trust and self-reported exposure; a panel component in core cases tracking how trust moves and whether it recovers; and embedded survey experiments randomising exposure to AI-generated content against a control condition. Instruments anchor to established comparative items to allow benchmarking against pre-AI baselines, and measurement invariance is tested before cross-national comparison. Together these components construct and validate the </w:t>
            </w:r>
            <w:r w:rsidRPr="71C941D7">
              <w:rPr>
                <w:rFonts w:ascii="Arial" w:eastAsia="Arial" w:hAnsi="Arial" w:cs="Arial"/>
                <w:b/>
                <w:bCs/>
                <w:sz w:val="20"/>
                <w:szCs w:val="20"/>
              </w:rPr>
              <w:t>AI-Political Trust Index</w:t>
            </w:r>
            <w:r w:rsidRPr="71C941D7">
              <w:rPr>
                <w:rFonts w:ascii="Arial" w:eastAsia="Arial" w:hAnsi="Arial" w:cs="Arial"/>
                <w:sz w:val="20"/>
                <w:szCs w:val="20"/>
              </w:rPr>
              <w:t xml:space="preserve">. </w:t>
            </w:r>
          </w:p>
          <w:p w14:paraId="39BA36B1" w14:textId="108A5EC8" w:rsidR="71C941D7" w:rsidRDefault="71C941D7" w:rsidP="71C941D7">
            <w:pPr>
              <w:spacing w:after="80"/>
              <w:jc w:val="both"/>
              <w:rPr>
                <w:rFonts w:ascii="Arial" w:eastAsia="Arial" w:hAnsi="Arial" w:cs="Arial"/>
                <w:sz w:val="20"/>
                <w:szCs w:val="20"/>
              </w:rPr>
            </w:pPr>
            <w:r w:rsidRPr="71C941D7">
              <w:rPr>
                <w:rFonts w:ascii="Arial" w:eastAsia="Arial" w:hAnsi="Arial" w:cs="Arial"/>
                <w:b/>
                <w:bCs/>
                <w:sz w:val="20"/>
                <w:szCs w:val="20"/>
              </w:rPr>
              <w:t>Task 2.2: Testing what restores trust. Guiding Question:</w:t>
            </w:r>
            <w:r w:rsidRPr="71C941D7">
              <w:rPr>
                <w:rFonts w:ascii="Arial" w:eastAsia="Arial" w:hAnsi="Arial" w:cs="Arial"/>
                <w:sz w:val="20"/>
                <w:szCs w:val="20"/>
              </w:rPr>
              <w:t xml:space="preserve"> Which transparency interventions restore citizens</w:t>
            </w:r>
            <w:r w:rsidR="334CC7D0" w:rsidRPr="71C941D7">
              <w:rPr>
                <w:rFonts w:ascii="Arial" w:eastAsia="Arial" w:hAnsi="Arial" w:cs="Arial"/>
                <w:sz w:val="20"/>
                <w:szCs w:val="20"/>
              </w:rPr>
              <w:t>'</w:t>
            </w:r>
            <w:r w:rsidRPr="71C941D7">
              <w:rPr>
                <w:rFonts w:ascii="Arial" w:eastAsia="Arial" w:hAnsi="Arial" w:cs="Arial"/>
                <w:sz w:val="20"/>
                <w:szCs w:val="20"/>
              </w:rPr>
              <w:t xml:space="preserve"> trust and discernment, which have no effect, and which make matters worse? </w:t>
            </w:r>
            <w:r w:rsidRPr="71C941D7">
              <w:rPr>
                <w:rFonts w:ascii="Arial" w:eastAsia="Arial" w:hAnsi="Arial" w:cs="Arial"/>
                <w:b/>
                <w:bCs/>
                <w:sz w:val="20"/>
                <w:szCs w:val="20"/>
              </w:rPr>
              <w:t>Methodology:</w:t>
            </w:r>
            <w:r w:rsidRPr="71C941D7">
              <w:rPr>
                <w:rFonts w:ascii="Arial" w:eastAsia="Arial" w:hAnsi="Arial" w:cs="Arial"/>
                <w:sz w:val="20"/>
                <w:szCs w:val="20"/>
              </w:rPr>
              <w:t xml:space="preserve"> The task runs pre-registered survey experiments c</w:t>
            </w:r>
            <w:commentRangeStart w:id="202"/>
            <w:r w:rsidRPr="71C941D7">
              <w:rPr>
                <w:rFonts w:ascii="Arial" w:eastAsia="Arial" w:hAnsi="Arial" w:cs="Arial"/>
                <w:sz w:val="20"/>
                <w:szCs w:val="20"/>
              </w:rPr>
              <w:t>omparing label types (</w:t>
            </w:r>
            <w:commentRangeEnd w:id="202"/>
            <w:r w:rsidRPr="71C941D7">
              <w:rPr>
                <w:rStyle w:val="CommentReference"/>
                <w:rFonts w:ascii="Arial" w:eastAsia="Arial" w:hAnsi="Arial" w:cs="Arial"/>
                <w:sz w:val="20"/>
                <w:szCs w:val="20"/>
              </w:rPr>
              <w:commentReference w:id="202"/>
            </w:r>
            <w:r w:rsidRPr="71C941D7">
              <w:rPr>
                <w:rFonts w:ascii="Arial" w:eastAsia="Arial" w:hAnsi="Arial" w:cs="Arial"/>
                <w:sz w:val="20"/>
                <w:szCs w:val="20"/>
              </w:rPr>
              <w:t xml:space="preserve">provenance versus veracity), label framing and source, and includes a partial-labelling condition testing whether labelling some content leads citizens to over-trust the rest. Outcomes cover trust, </w:t>
            </w:r>
            <w:r w:rsidR="409536AF" w:rsidRPr="71C941D7">
              <w:rPr>
                <w:rFonts w:ascii="Arial" w:eastAsia="Arial" w:hAnsi="Arial" w:cs="Arial"/>
                <w:sz w:val="20"/>
                <w:szCs w:val="20"/>
              </w:rPr>
              <w:t>discernment of</w:t>
            </w:r>
            <w:r w:rsidRPr="71C941D7">
              <w:rPr>
                <w:rFonts w:ascii="Arial" w:eastAsia="Arial" w:hAnsi="Arial" w:cs="Arial"/>
                <w:sz w:val="20"/>
                <w:szCs w:val="20"/>
              </w:rPr>
              <w:t xml:space="preserve"> accuracy and confidence, allowing interventions that help restore citizens</w:t>
            </w:r>
            <w:r w:rsidR="334CC7D0" w:rsidRPr="71C941D7">
              <w:rPr>
                <w:rFonts w:ascii="Arial" w:eastAsia="Arial" w:hAnsi="Arial" w:cs="Arial"/>
                <w:sz w:val="20"/>
                <w:szCs w:val="20"/>
              </w:rPr>
              <w:t>'</w:t>
            </w:r>
            <w:r w:rsidRPr="71C941D7">
              <w:rPr>
                <w:rFonts w:ascii="Arial" w:eastAsia="Arial" w:hAnsi="Arial" w:cs="Arial"/>
                <w:sz w:val="20"/>
                <w:szCs w:val="20"/>
              </w:rPr>
              <w:t xml:space="preserve"> trust. </w:t>
            </w:r>
          </w:p>
          <w:p w14:paraId="08498B81" w14:textId="08528719" w:rsidR="71C941D7" w:rsidRDefault="71C941D7" w:rsidP="71C941D7">
            <w:pPr>
              <w:spacing w:after="80"/>
              <w:jc w:val="both"/>
              <w:rPr>
                <w:rFonts w:ascii="Arial" w:eastAsia="Arial" w:hAnsi="Arial" w:cs="Arial"/>
                <w:sz w:val="20"/>
                <w:szCs w:val="20"/>
              </w:rPr>
            </w:pPr>
            <w:r w:rsidRPr="71C941D7">
              <w:rPr>
                <w:rFonts w:ascii="Arial" w:eastAsia="Arial" w:hAnsi="Arial" w:cs="Arial"/>
                <w:b/>
                <w:bCs/>
                <w:sz w:val="20"/>
                <w:szCs w:val="20"/>
              </w:rPr>
              <w:t>Task 2.3: Translation into institutional practice.</w:t>
            </w:r>
            <w:r w:rsidRPr="71C941D7">
              <w:rPr>
                <w:rFonts w:ascii="Arial" w:eastAsia="Arial" w:hAnsi="Arial" w:cs="Arial"/>
                <w:sz w:val="20"/>
                <w:szCs w:val="20"/>
              </w:rPr>
              <w:t xml:space="preserve"> </w:t>
            </w:r>
            <w:r w:rsidRPr="71C941D7">
              <w:rPr>
                <w:rFonts w:ascii="Arial" w:eastAsia="Arial" w:hAnsi="Arial" w:cs="Arial"/>
                <w:b/>
                <w:bCs/>
                <w:sz w:val="20"/>
                <w:szCs w:val="20"/>
              </w:rPr>
              <w:t>Guiding Question:</w:t>
            </w:r>
            <w:r w:rsidRPr="71C941D7">
              <w:rPr>
                <w:rFonts w:ascii="Arial" w:eastAsia="Arial" w:hAnsi="Arial" w:cs="Arial"/>
                <w:sz w:val="20"/>
                <w:szCs w:val="20"/>
              </w:rPr>
              <w:t xml:space="preserve"> What can electoral commissions, parliaments and civic educators do with these findings? </w:t>
            </w:r>
            <w:r w:rsidRPr="71C941D7">
              <w:rPr>
                <w:rFonts w:ascii="Arial" w:eastAsia="Arial" w:hAnsi="Arial" w:cs="Arial"/>
                <w:b/>
                <w:bCs/>
                <w:sz w:val="20"/>
                <w:szCs w:val="20"/>
              </w:rPr>
              <w:t>Methodology:</w:t>
            </w:r>
            <w:r w:rsidRPr="71C941D7">
              <w:rPr>
                <w:rFonts w:ascii="Arial" w:eastAsia="Arial" w:hAnsi="Arial" w:cs="Arial"/>
                <w:sz w:val="20"/>
                <w:szCs w:val="20"/>
              </w:rPr>
              <w:t xml:space="preserve"> Partner institutions are engaged from M1 in this work-package, co-defining the outcome measures in Tasks 2.1 and 2.2 so the evidence answers questions practitioners face. The task delivers a decision-oriented brief on transparency and communication design, a practitioner workshop convening electoral management bodies, and a short guidance note on interventions to avoid.</w:t>
            </w:r>
          </w:p>
          <w:p w14:paraId="7E085E74" w14:textId="1F7241F5" w:rsidR="71C941D7" w:rsidRDefault="71C941D7" w:rsidP="71C941D7">
            <w:pPr>
              <w:spacing w:after="0"/>
              <w:rPr>
                <w:rFonts w:ascii="Arial" w:eastAsia="Arial" w:hAnsi="Arial" w:cs="Arial"/>
                <w:sz w:val="20"/>
                <w:szCs w:val="20"/>
              </w:rPr>
            </w:pPr>
            <w:r w:rsidRPr="71C941D7">
              <w:rPr>
                <w:rFonts w:ascii="Arial" w:eastAsia="Arial" w:hAnsi="Arial" w:cs="Arial"/>
                <w:b/>
                <w:bCs/>
                <w:sz w:val="20"/>
                <w:szCs w:val="20"/>
              </w:rPr>
              <w:t>Task 2.4: Tracking trust over time.</w:t>
            </w:r>
            <w:r w:rsidRPr="71C941D7">
              <w:rPr>
                <w:rFonts w:ascii="Arial" w:eastAsia="Arial" w:hAnsi="Arial" w:cs="Arial"/>
                <w:sz w:val="20"/>
                <w:szCs w:val="20"/>
              </w:rPr>
              <w:t xml:space="preserve"> </w:t>
            </w:r>
            <w:r w:rsidRPr="71C941D7">
              <w:rPr>
                <w:rFonts w:ascii="Arial" w:eastAsia="Arial" w:hAnsi="Arial" w:cs="Arial"/>
                <w:b/>
                <w:bCs/>
                <w:sz w:val="20"/>
                <w:szCs w:val="20"/>
              </w:rPr>
              <w:t>Guiding Question</w:t>
            </w:r>
            <w:r w:rsidRPr="71C941D7">
              <w:rPr>
                <w:rFonts w:ascii="Arial" w:eastAsia="Arial" w:hAnsi="Arial" w:cs="Arial"/>
                <w:sz w:val="20"/>
                <w:szCs w:val="20"/>
              </w:rPr>
              <w:t xml:space="preserve">: How does political trust move as AI-generated content and institutional countermeasures evolve? </w:t>
            </w:r>
            <w:r w:rsidRPr="71C941D7">
              <w:rPr>
                <w:rFonts w:ascii="Arial" w:eastAsia="Arial" w:hAnsi="Arial" w:cs="Arial"/>
                <w:b/>
                <w:bCs/>
                <w:sz w:val="20"/>
                <w:szCs w:val="20"/>
              </w:rPr>
              <w:t>Methodology:</w:t>
            </w:r>
            <w:r w:rsidRPr="71C941D7">
              <w:rPr>
                <w:rFonts w:ascii="Arial" w:eastAsia="Arial" w:hAnsi="Arial" w:cs="Arial"/>
                <w:sz w:val="20"/>
                <w:szCs w:val="20"/>
              </w:rPr>
              <w:t xml:space="preserve"> The task maintains repeated measurement across the project period and develops a public trust-tracker presenting the index and its sub-components by country. Instruments anchor to established comparative items so that trends can be benchmarked against pre-AI baselines, and the tracker is hosted by the Australian National University beyond the project</w:t>
            </w:r>
            <w:r w:rsidR="334CC7D0" w:rsidRPr="71C941D7">
              <w:rPr>
                <w:rFonts w:ascii="Arial" w:eastAsia="Arial" w:hAnsi="Arial" w:cs="Arial"/>
                <w:sz w:val="20"/>
                <w:szCs w:val="20"/>
              </w:rPr>
              <w:t>'</w:t>
            </w:r>
            <w:r w:rsidRPr="71C941D7">
              <w:rPr>
                <w:rFonts w:ascii="Arial" w:eastAsia="Arial" w:hAnsi="Arial" w:cs="Arial"/>
                <w:sz w:val="20"/>
                <w:szCs w:val="20"/>
              </w:rPr>
              <w:t>s lifetime.</w:t>
            </w:r>
          </w:p>
          <w:p w14:paraId="419A05E3" w14:textId="16986580"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r>
      <w:tr w:rsidR="71C941D7" w14:paraId="476E09CC" w14:textId="77777777" w:rsidTr="71C941D7">
        <w:trPr>
          <w:trHeight w:val="300"/>
          <w:trPrChange w:id="203" w:author="Constanza Sanhueza" w:date="2026-09-28T01:42:00Z">
            <w:trPr>
              <w:gridAfter w:val="1"/>
              <w:trHeight w:val="300"/>
            </w:trPr>
          </w:trPrChange>
        </w:trPr>
        <w:tc>
          <w:tcPr>
            <w:tcW w:w="10125" w:type="dxa"/>
            <w:gridSpan w:val="11"/>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204" w:author="Constanza Sanhueza" w:date="2026-09-28T01:42:00Z">
              <w:tcPr>
                <w:tcW w:w="9405" w:type="dxa"/>
                <w:gridSpan w:val="14"/>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0CD45DD0" w14:textId="4295A35A"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t>Deliverables</w:t>
            </w:r>
          </w:p>
        </w:tc>
      </w:tr>
      <w:tr w:rsidR="71C941D7" w14:paraId="3DE2CD5A" w14:textId="77777777" w:rsidTr="71C941D7">
        <w:trPr>
          <w:trHeight w:val="300"/>
          <w:trPrChange w:id="205" w:author="Constanza Sanhueza" w:date="2026-09-28T01:42:00Z">
            <w:trPr>
              <w:gridAfter w:val="1"/>
              <w:trHeight w:val="300"/>
            </w:trPr>
          </w:trPrChange>
        </w:trPr>
        <w:tc>
          <w:tcPr>
            <w:tcW w:w="10125" w:type="dxa"/>
            <w:gridSpan w:val="11"/>
            <w:tcBorders>
              <w:top w:val="single" w:sz="8" w:space="0" w:color="auto"/>
              <w:left w:val="single" w:sz="8" w:space="0" w:color="auto"/>
              <w:bottom w:val="single" w:sz="8" w:space="0" w:color="auto"/>
              <w:right w:val="single" w:sz="8" w:space="0" w:color="auto"/>
            </w:tcBorders>
            <w:tcMar>
              <w:left w:w="10" w:type="dxa"/>
              <w:right w:w="10" w:type="dxa"/>
            </w:tcMar>
            <w:tcPrChange w:id="206" w:author="Constanza Sanhueza" w:date="2026-09-28T01:42:00Z">
              <w:tcPr>
                <w:tcW w:w="9405" w:type="dxa"/>
                <w:gridSpan w:val="14"/>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564A994E" w14:textId="33B3B96F" w:rsidR="71C941D7" w:rsidRDefault="71C941D7" w:rsidP="71C941D7">
            <w:pPr>
              <w:spacing w:after="40"/>
              <w:rPr>
                <w:rFonts w:ascii="Arial" w:eastAsia="Arial" w:hAnsi="Arial" w:cs="Arial"/>
                <w:sz w:val="20"/>
                <w:szCs w:val="20"/>
                <w:highlight w:val="yellow"/>
              </w:rPr>
            </w:pPr>
            <w:r w:rsidRPr="71C941D7">
              <w:rPr>
                <w:rFonts w:ascii="Arial" w:eastAsia="Arial" w:hAnsi="Arial" w:cs="Arial"/>
                <w:sz w:val="20"/>
                <w:szCs w:val="20"/>
              </w:rPr>
              <w:t xml:space="preserve">Deliverable 2.1 Survey data, panel survey data and experimental data; AI public-trust index </w:t>
            </w:r>
            <w:r w:rsidRPr="71C941D7">
              <w:rPr>
                <w:rFonts w:ascii="Arial" w:eastAsia="Arial" w:hAnsi="Arial" w:cs="Arial"/>
                <w:sz w:val="20"/>
                <w:szCs w:val="20"/>
                <w:highlight w:val="yellow"/>
              </w:rPr>
              <w:t>(MX)</w:t>
            </w:r>
          </w:p>
          <w:p w14:paraId="6A22512C" w14:textId="711A6346" w:rsidR="71C941D7" w:rsidRDefault="71C941D7" w:rsidP="71C941D7">
            <w:pPr>
              <w:spacing w:after="40"/>
              <w:rPr>
                <w:rFonts w:ascii="Arial" w:eastAsia="Arial" w:hAnsi="Arial" w:cs="Arial"/>
                <w:sz w:val="20"/>
                <w:szCs w:val="20"/>
                <w:highlight w:val="yellow"/>
              </w:rPr>
            </w:pPr>
            <w:r w:rsidRPr="71C941D7">
              <w:rPr>
                <w:rFonts w:ascii="Arial" w:eastAsia="Arial" w:hAnsi="Arial" w:cs="Arial"/>
                <w:sz w:val="20"/>
                <w:szCs w:val="20"/>
              </w:rPr>
              <w:t xml:space="preserve">Deliverable 2.2 Survey experiment comparing AI transparency labelling designs </w:t>
            </w:r>
            <w:r w:rsidRPr="71C941D7">
              <w:rPr>
                <w:rFonts w:ascii="Arial" w:eastAsia="Arial" w:hAnsi="Arial" w:cs="Arial"/>
                <w:sz w:val="20"/>
                <w:szCs w:val="20"/>
                <w:highlight w:val="yellow"/>
              </w:rPr>
              <w:t>(MX)</w:t>
            </w:r>
          </w:p>
          <w:p w14:paraId="3912459C" w14:textId="04B9D906" w:rsidR="71C941D7" w:rsidRDefault="71C941D7" w:rsidP="71C941D7">
            <w:pPr>
              <w:spacing w:after="40"/>
              <w:rPr>
                <w:rFonts w:ascii="Arial" w:eastAsia="Arial" w:hAnsi="Arial" w:cs="Arial"/>
                <w:sz w:val="20"/>
                <w:szCs w:val="20"/>
                <w:highlight w:val="yellow"/>
              </w:rPr>
            </w:pPr>
            <w:r w:rsidRPr="71C941D7">
              <w:rPr>
                <w:rFonts w:ascii="Arial" w:eastAsia="Arial" w:hAnsi="Arial" w:cs="Arial"/>
                <w:sz w:val="20"/>
                <w:szCs w:val="20"/>
              </w:rPr>
              <w:t xml:space="preserve">Deliverable 2.3 Electoral commission brief and practitioner workshop </w:t>
            </w:r>
            <w:r w:rsidRPr="71C941D7">
              <w:rPr>
                <w:rFonts w:ascii="Arial" w:eastAsia="Arial" w:hAnsi="Arial" w:cs="Arial"/>
                <w:sz w:val="20"/>
                <w:szCs w:val="20"/>
                <w:highlight w:val="yellow"/>
              </w:rPr>
              <w:t>(MX)</w:t>
            </w:r>
          </w:p>
          <w:p w14:paraId="605B3B3C" w14:textId="60852385" w:rsidR="71C941D7" w:rsidRDefault="71C941D7" w:rsidP="71C941D7">
            <w:pPr>
              <w:spacing w:after="0"/>
              <w:rPr>
                <w:rFonts w:ascii="Arial" w:eastAsia="Arial" w:hAnsi="Arial" w:cs="Arial"/>
                <w:sz w:val="20"/>
                <w:szCs w:val="20"/>
                <w:highlight w:val="yellow"/>
              </w:rPr>
            </w:pPr>
            <w:r w:rsidRPr="71C941D7">
              <w:rPr>
                <w:rFonts w:ascii="Arial" w:eastAsia="Arial" w:hAnsi="Arial" w:cs="Arial"/>
                <w:sz w:val="20"/>
                <w:szCs w:val="20"/>
              </w:rPr>
              <w:t xml:space="preserve">Deliverable 2.4 Public trust-tracker dashboard </w:t>
            </w:r>
            <w:r w:rsidRPr="71C941D7">
              <w:rPr>
                <w:rFonts w:ascii="Arial" w:eastAsia="Arial" w:hAnsi="Arial" w:cs="Arial"/>
                <w:sz w:val="20"/>
                <w:szCs w:val="20"/>
                <w:highlight w:val="yellow"/>
              </w:rPr>
              <w:t>(MX)</w:t>
            </w:r>
          </w:p>
          <w:p w14:paraId="7FC40750" w14:textId="21E4609D"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 xml:space="preserve"> </w:t>
            </w:r>
          </w:p>
        </w:tc>
      </w:tr>
      <w:tr w:rsidR="71C941D7" w14:paraId="0C272383" w14:textId="77777777" w:rsidTr="71C941D7">
        <w:trPr>
          <w:trHeight w:val="300"/>
          <w:trPrChange w:id="207" w:author="Constanza Sanhueza" w:date="2026-09-28T01:42:00Z">
            <w:trPr>
              <w:gridAfter w:val="1"/>
              <w:trHeight w:val="300"/>
            </w:trPr>
          </w:trPrChange>
        </w:trPr>
        <w:tc>
          <w:tcPr>
            <w:tcW w:w="10125" w:type="dxa"/>
            <w:gridSpan w:val="11"/>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Change w:id="208" w:author="Constanza Sanhueza" w:date="2026-09-28T01:42:00Z">
              <w:tcPr>
                <w:tcW w:w="9405" w:type="dxa"/>
                <w:gridSpan w:val="14"/>
                <w:tcBorders>
                  <w:top w:val="single" w:sz="8" w:space="0" w:color="auto"/>
                  <w:left w:val="single" w:sz="8" w:space="0" w:color="auto"/>
                  <w:bottom w:val="single" w:sz="8" w:space="0" w:color="auto"/>
                  <w:right w:val="single" w:sz="8" w:space="0" w:color="auto"/>
                </w:tcBorders>
                <w:shd w:val="clear" w:color="auto" w:fill="EDEDED"/>
                <w:tcMar>
                  <w:left w:w="10" w:type="dxa"/>
                  <w:right w:w="10" w:type="dxa"/>
                </w:tcMar>
              </w:tcPr>
            </w:tcPrChange>
          </w:tcPr>
          <w:p w14:paraId="72D94D47" w14:textId="4AEFCDA3" w:rsidR="71C941D7" w:rsidRDefault="71C941D7" w:rsidP="71C941D7">
            <w:pPr>
              <w:spacing w:after="0"/>
              <w:rPr>
                <w:rFonts w:ascii="Arial" w:eastAsia="Arial" w:hAnsi="Arial" w:cs="Arial"/>
                <w:b/>
                <w:bCs/>
                <w:color w:val="000000" w:themeColor="text1"/>
                <w:sz w:val="20"/>
                <w:szCs w:val="20"/>
              </w:rPr>
            </w:pPr>
            <w:r w:rsidRPr="71C941D7">
              <w:rPr>
                <w:rFonts w:ascii="Arial" w:eastAsia="Arial" w:hAnsi="Arial" w:cs="Arial"/>
                <w:b/>
                <w:bCs/>
                <w:color w:val="000000" w:themeColor="text1"/>
                <w:sz w:val="20"/>
                <w:szCs w:val="20"/>
              </w:rPr>
              <w:t>Budget</w:t>
            </w:r>
          </w:p>
        </w:tc>
      </w:tr>
      <w:tr w:rsidR="71C941D7" w14:paraId="23331AC6" w14:textId="77777777" w:rsidTr="71C941D7">
        <w:trPr>
          <w:trHeight w:val="300"/>
          <w:trPrChange w:id="209" w:author="Constanza Sanhueza" w:date="2026-09-28T01:42:00Z">
            <w:trPr>
              <w:gridAfter w:val="1"/>
              <w:trHeight w:val="300"/>
            </w:trPr>
          </w:trPrChange>
        </w:trPr>
        <w:tc>
          <w:tcPr>
            <w:tcW w:w="10125" w:type="dxa"/>
            <w:gridSpan w:val="11"/>
            <w:tcBorders>
              <w:top w:val="single" w:sz="8" w:space="0" w:color="auto"/>
              <w:left w:val="single" w:sz="8" w:space="0" w:color="auto"/>
              <w:bottom w:val="single" w:sz="8" w:space="0" w:color="auto"/>
              <w:right w:val="single" w:sz="8" w:space="0" w:color="auto"/>
            </w:tcBorders>
            <w:tcMar>
              <w:left w:w="10" w:type="dxa"/>
              <w:right w:w="10" w:type="dxa"/>
            </w:tcMar>
            <w:tcPrChange w:id="210" w:author="Constanza Sanhueza" w:date="2026-09-28T01:42:00Z">
              <w:tcPr>
                <w:tcW w:w="9405" w:type="dxa"/>
                <w:gridSpan w:val="14"/>
                <w:tcBorders>
                  <w:top w:val="single" w:sz="8" w:space="0" w:color="auto"/>
                  <w:left w:val="single" w:sz="8" w:space="0" w:color="auto"/>
                  <w:bottom w:val="single" w:sz="8" w:space="0" w:color="auto"/>
                  <w:right w:val="single" w:sz="8" w:space="0" w:color="auto"/>
                </w:tcBorders>
                <w:tcMar>
                  <w:left w:w="10" w:type="dxa"/>
                  <w:right w:w="10" w:type="dxa"/>
                </w:tcMar>
              </w:tcPr>
            </w:tcPrChange>
          </w:tcPr>
          <w:p w14:paraId="2DA1191C" w14:textId="5364CD04" w:rsidR="71C941D7" w:rsidRDefault="71C941D7" w:rsidP="71C941D7">
            <w:pPr>
              <w:spacing w:after="40"/>
              <w:rPr>
                <w:rFonts w:ascii="Arial" w:eastAsia="Arial" w:hAnsi="Arial" w:cs="Arial"/>
                <w:sz w:val="20"/>
                <w:szCs w:val="20"/>
              </w:rPr>
            </w:pPr>
            <w:r w:rsidRPr="71C941D7">
              <w:rPr>
                <w:rFonts w:ascii="Arial" w:eastAsia="Arial" w:hAnsi="Arial" w:cs="Arial"/>
                <w:sz w:val="20"/>
                <w:szCs w:val="20"/>
              </w:rPr>
              <w:t>Preliminary budget: €300,000 (preliminary — total project budget ÷ 10 WPs).</w:t>
            </w:r>
          </w:p>
          <w:p w14:paraId="5BEC69E1" w14:textId="2D5DCCB0" w:rsidR="71C941D7" w:rsidRDefault="71C941D7" w:rsidP="71C941D7">
            <w:pPr>
              <w:spacing w:after="0"/>
              <w:rPr>
                <w:rFonts w:ascii="Arial" w:eastAsia="Arial" w:hAnsi="Arial" w:cs="Arial"/>
                <w:sz w:val="20"/>
                <w:szCs w:val="20"/>
              </w:rPr>
            </w:pPr>
            <w:r w:rsidRPr="71C941D7">
              <w:rPr>
                <w:rFonts w:ascii="Arial" w:eastAsia="Arial" w:hAnsi="Arial" w:cs="Arial"/>
                <w:sz w:val="20"/>
                <w:szCs w:val="20"/>
              </w:rPr>
              <w:t>Allocation: one postdoctoral researcher, research assistance, travel funds, survey fieldwork costs (TBC).</w:t>
            </w:r>
          </w:p>
        </w:tc>
      </w:tr>
    </w:tbl>
    <w:p w14:paraId="6AA9EEB0" w14:textId="40420FF5" w:rsidR="71C941D7" w:rsidRDefault="71C941D7" w:rsidP="71C941D7">
      <w:pPr>
        <w:pStyle w:val="BodyText"/>
        <w:rPr>
          <w:ins w:id="211" w:author="constanza.sanhueza" w:date="2026-09-27T23:07:00Z" w16du:dateUtc="2026-09-27T23:07:08Z"/>
          <w:b/>
          <w:bCs/>
        </w:rPr>
      </w:pPr>
    </w:p>
    <w:p w14:paraId="125557D0" w14:textId="71D28BB0" w:rsidR="723658F1" w:rsidRDefault="723658F1">
      <w:pPr>
        <w:pStyle w:val="FirstParagraph"/>
        <w:rPr>
          <w:del w:id="212" w:author="constanza.sanhueza" w:date="2026-09-27T23:11:00Z" w16du:dateUtc="2026-09-27T23:11:57Z"/>
        </w:rPr>
        <w:pPrChange w:id="213" w:author="constanza.sanhueza" w:date="2026-09-27T23:12:00Z">
          <w:pPr>
            <w:pStyle w:val="BodyText"/>
          </w:pPr>
        </w:pPrChange>
      </w:pPr>
      <w:del w:id="214" w:author="constanza.sanhueza" w:date="2026-09-27T23:12:00Z" w16du:dateUtc="2026-09-27T23:12:02Z">
        <w:r w:rsidDel="723658F1">
          <w:delText>Budget allocation: 1 postdoc, research assitance, travel funds, survey funds</w:delText>
        </w:r>
        <w:r w:rsidDel="51D73ACA">
          <w:delText xml:space="preserve"> ?</w:delText>
        </w:r>
        <w:r w:rsidDel="723658F1">
          <w:delText xml:space="preserve">. </w:delText>
        </w:r>
      </w:del>
    </w:p>
    <w:p w14:paraId="50944DCF" w14:textId="77777777" w:rsidR="00280FF2" w:rsidRDefault="00000000">
      <w:pPr>
        <w:pStyle w:val="Heading3"/>
      </w:pPr>
      <w:r>
        <w:t>4.3 WP3: Deliberative Democracy Pilot</w:t>
      </w:r>
    </w:p>
    <w:p w14:paraId="4D517F83" w14:textId="77777777" w:rsidR="00280FF2" w:rsidRDefault="00000000">
      <w:pPr>
        <w:pStyle w:val="FirstParagraph"/>
      </w:pPr>
      <w:r>
        <w:rPr>
          <w:b/>
          <w:bCs/>
        </w:rPr>
        <w:t>Research question:</w:t>
      </w:r>
      <w:r>
        <w:t xml:space="preserve"> Can a structured AI moderator help citizen assemblies find genuine common ground, or does it just manufacture the appearance of consensus?</w:t>
      </w:r>
    </w:p>
    <w:p w14:paraId="0F046D92" w14:textId="77777777" w:rsidR="00280FF2" w:rsidRDefault="00000000">
      <w:pPr>
        <w:pStyle w:val="BodyText"/>
      </w:pPr>
      <w:r>
        <w:rPr>
          <w:b/>
          <w:bCs/>
        </w:rPr>
        <w:lastRenderedPageBreak/>
        <w:t>Lead:</w:t>
      </w:r>
      <w:r>
        <w:t xml:space="preserve"> Kolczynska, Webb, Hovy, Kashima, Notely · </w:t>
      </w:r>
      <w:r>
        <w:rPr>
          <w:b/>
          <w:bCs/>
        </w:rPr>
        <w:t>Impact:</w:t>
      </w:r>
      <w:r>
        <w:t xml:space="preserve"> gives practitioners a tested, field-ready alternative to purely human-facilitated deliberation, with evidence on where AI moderation helps and where it fails.</w:t>
      </w:r>
    </w:p>
    <w:p w14:paraId="15A194FC" w14:textId="77777777" w:rsidR="00280FF2" w:rsidRDefault="00000000">
      <w:pPr>
        <w:numPr>
          <w:ilvl w:val="0"/>
          <w:numId w:val="10"/>
        </w:numPr>
      </w:pPr>
      <w:r>
        <w:rPr>
          <w:b/>
          <w:bCs/>
        </w:rPr>
        <w:t>Task 3.1: Designing the platform</w:t>
      </w:r>
      <w:r>
        <w:t xml:space="preserve"> — What does an AI moderator need to do differently from a recommendation algorithm to support rather than distort deliberation? Output: the AI-moderated deliberation platform design.</w:t>
      </w:r>
    </w:p>
    <w:p w14:paraId="16102450" w14:textId="77777777" w:rsidR="00280FF2" w:rsidRDefault="00000000">
      <w:pPr>
        <w:numPr>
          <w:ilvl w:val="0"/>
          <w:numId w:val="10"/>
        </w:numPr>
      </w:pPr>
      <w:r>
        <w:rPr>
          <w:b/>
          <w:bCs/>
        </w:rPr>
        <w:t>Task 3.2: Running the live pilot</w:t>
      </w:r>
      <w:r>
        <w:t xml:space="preserve"> — Does AI moderation change what citizen assemblies actually discuss and agree on? Output: live citizen-assembly pilots run in parallel with human-facilitated sessions.</w:t>
      </w:r>
    </w:p>
    <w:p w14:paraId="3BBA6B3C" w14:textId="77777777" w:rsidR="00280FF2" w:rsidRDefault="00000000">
      <w:pPr>
        <w:numPr>
          <w:ilvl w:val="0"/>
          <w:numId w:val="10"/>
        </w:numPr>
      </w:pPr>
      <w:r>
        <w:rPr>
          <w:b/>
          <w:bCs/>
        </w:rPr>
        <w:t>Task 3.3: Comparing outcomes</w:t>
      </w:r>
      <w:r>
        <w:t xml:space="preserve"> — Where does AI-moderated consensus hold up under scrutiny, and where does it just look like agreement? Output: the comparative paper and a participation-design toolkit for practitioners.</w:t>
      </w:r>
    </w:p>
    <w:p w14:paraId="0FD798A1" w14:textId="77777777" w:rsidR="00280FF2" w:rsidRDefault="00000000">
      <w:pPr>
        <w:pStyle w:val="FirstParagraph"/>
      </w:pPr>
      <w:r>
        <w:rPr>
          <w:b/>
          <w:bCs/>
        </w:rPr>
        <w:t>Preliminary budget:</w:t>
      </w:r>
      <w:r>
        <w:t xml:space="preserve"> €300,000 (preliminary — total project budget ÷ 10 WPs).</w:t>
      </w:r>
    </w:p>
    <w:p w14:paraId="623F55B0" w14:textId="77777777" w:rsidR="00280FF2" w:rsidRDefault="00000000">
      <w:pPr>
        <w:pStyle w:val="Heading3"/>
      </w:pPr>
      <w:bookmarkStart w:id="215" w:name="wp4-disinformation-monitoring"/>
      <w:bookmarkEnd w:id="136"/>
      <w:r>
        <w:t>4.4 WP4: Disinformation Monitoring</w:t>
      </w:r>
    </w:p>
    <w:p w14:paraId="0C7497B1" w14:textId="77777777" w:rsidR="00280FF2" w:rsidRDefault="00000000">
      <w:pPr>
        <w:pStyle w:val="FirstParagraph"/>
      </w:pPr>
      <w:r>
        <w:rPr>
          <w:b/>
          <w:bCs/>
        </w:rPr>
        <w:t>Research question:</w:t>
      </w:r>
      <w:r>
        <w:t xml:space="preserve"> Can the same generative capability that floods the public sphere with AI-made disinformation be turned into a real-time detection signal for the institutions meant to correct it?</w:t>
      </w:r>
    </w:p>
    <w:p w14:paraId="75593696" w14:textId="77777777" w:rsidR="00280FF2" w:rsidRDefault="00000000">
      <w:pPr>
        <w:pStyle w:val="BodyText"/>
      </w:pPr>
      <w:r>
        <w:rPr>
          <w:b/>
          <w:bCs/>
        </w:rPr>
        <w:t>Lead:</w:t>
      </w:r>
      <w:r>
        <w:t xml:space="preserve"> Carson, Glazunova, de Kock, Wilson, fact-checking civil-society organisation · </w:t>
      </w:r>
      <w:r>
        <w:rPr>
          <w:b/>
          <w:bCs/>
        </w:rPr>
        <w:t>Impact:</w:t>
      </w:r>
      <w:r>
        <w:t xml:space="preserve"> gives regulators and newsrooms a validated, shared detection layer instead of each acting on its own unverified judgment calls.</w:t>
      </w:r>
    </w:p>
    <w:p w14:paraId="1DE1183F" w14:textId="77777777" w:rsidR="00280FF2" w:rsidRDefault="00000000">
      <w:pPr>
        <w:numPr>
          <w:ilvl w:val="0"/>
          <w:numId w:val="11"/>
        </w:numPr>
      </w:pPr>
      <w:r>
        <w:rPr>
          <w:b/>
          <w:bCs/>
        </w:rPr>
        <w:t>Task 4.1: Building the pipeline</w:t>
      </w:r>
      <w:r>
        <w:t xml:space="preserve"> — What signals reliably distinguish AI-generated disinformation from ordinary misleading content, across countries? Output: the cross-country detection pipeline.</w:t>
      </w:r>
    </w:p>
    <w:p w14:paraId="6778A0E3" w14:textId="4189CE2C" w:rsidR="00280FF2" w:rsidRDefault="71C941D7">
      <w:pPr>
        <w:numPr>
          <w:ilvl w:val="0"/>
          <w:numId w:val="11"/>
        </w:numPr>
      </w:pPr>
      <w:r w:rsidRPr="71C941D7">
        <w:rPr>
          <w:b/>
          <w:bCs/>
        </w:rPr>
        <w:t>Task 4.2: Validating against real judgments</w:t>
      </w:r>
      <w:r>
        <w:t xml:space="preserve"> — Does the pipeline</w:t>
      </w:r>
      <w:r w:rsidR="334CC7D0">
        <w:t>'</w:t>
      </w:r>
      <w:r>
        <w:t>s flagging match what professional fact-checkers actually conclude? Output: validation against partner fact-checkers</w:t>
      </w:r>
      <w:r w:rsidR="334CC7D0">
        <w:t>'</w:t>
      </w:r>
      <w:r>
        <w:t xml:space="preserve"> assessments, producing the FAIR dataset.</w:t>
      </w:r>
    </w:p>
    <w:p w14:paraId="2B8F1022" w14:textId="77777777" w:rsidR="00280FF2" w:rsidRDefault="00000000">
      <w:pPr>
        <w:numPr>
          <w:ilvl w:val="0"/>
          <w:numId w:val="11"/>
        </w:numPr>
      </w:pPr>
      <w:r>
        <w:rPr>
          <w:b/>
          <w:bCs/>
        </w:rPr>
        <w:t>Task 4.3: Getting it into institutional hands</w:t>
      </w:r>
      <w:r>
        <w:t xml:space="preserve"> — What do regulators need from a detection signal to act on it? Output: the regulator brief.</w:t>
      </w:r>
    </w:p>
    <w:p w14:paraId="3CE52988" w14:textId="77777777" w:rsidR="00280FF2" w:rsidRDefault="00000000">
      <w:pPr>
        <w:numPr>
          <w:ilvl w:val="0"/>
          <w:numId w:val="11"/>
        </w:numPr>
      </w:pPr>
      <w:r>
        <w:rPr>
          <w:b/>
          <w:bCs/>
        </w:rPr>
        <w:t>Task 4.4: Getting it into newsroom hands</w:t>
      </w:r>
      <w:r>
        <w:t xml:space="preserve"> — What do time-pressed newsrooms need from a detection signal to use it daily? Output: the fact-check toolkit for newsrooms.</w:t>
      </w:r>
    </w:p>
    <w:p w14:paraId="3FD70E44" w14:textId="77777777" w:rsidR="00280FF2" w:rsidRDefault="00000000">
      <w:pPr>
        <w:pStyle w:val="FirstParagraph"/>
      </w:pPr>
      <w:r>
        <w:rPr>
          <w:b/>
          <w:bCs/>
        </w:rPr>
        <w:t>Preliminary budget:</w:t>
      </w:r>
      <w:r>
        <w:t xml:space="preserve"> €300,000 (preliminary — total project budget ÷ 10 WPs).</w:t>
      </w:r>
    </w:p>
    <w:p w14:paraId="556565F3" w14:textId="77777777" w:rsidR="00280FF2" w:rsidRDefault="00000000">
      <w:pPr>
        <w:pStyle w:val="Heading3"/>
      </w:pPr>
      <w:bookmarkStart w:id="216" w:name="wp5-evidence-integrity"/>
      <w:bookmarkEnd w:id="215"/>
      <w:r>
        <w:t>4.5 WP5: Evidence Integrity</w:t>
      </w:r>
    </w:p>
    <w:p w14:paraId="2C7722C1" w14:textId="77777777" w:rsidR="00280FF2" w:rsidRDefault="00000000">
      <w:pPr>
        <w:pStyle w:val="FirstParagraph"/>
      </w:pPr>
      <w:r>
        <w:rPr>
          <w:b/>
          <w:bCs/>
        </w:rPr>
        <w:t>Research question:</w:t>
      </w:r>
      <w:r>
        <w:t xml:space="preserve"> Can a certification protocol distinguish AI-fabricated evidence from human-verified evidence reliably enough for newsrooms and the public to trust it?</w:t>
      </w:r>
    </w:p>
    <w:p w14:paraId="477B47BC" w14:textId="035524E2" w:rsidR="00280FF2" w:rsidRDefault="71C941D7">
      <w:pPr>
        <w:pStyle w:val="BodyText"/>
      </w:pPr>
      <w:r w:rsidRPr="71C941D7">
        <w:rPr>
          <w:b/>
          <w:bCs/>
        </w:rPr>
        <w:t>Lead:</w:t>
      </w:r>
      <w:r>
        <w:t xml:space="preserve"> Groemping, O</w:t>
      </w:r>
      <w:r w:rsidR="334CC7D0">
        <w:t>'</w:t>
      </w:r>
      <w:r>
        <w:t xml:space="preserve">Brien, Koenig · </w:t>
      </w:r>
      <w:r w:rsidRPr="71C941D7">
        <w:rPr>
          <w:b/>
          <w:bCs/>
        </w:rPr>
        <w:t>Impact:</w:t>
      </w:r>
      <w:r>
        <w:t xml:space="preserve"> gives citizens and journalists a shared, checkable standard for what counts as verified evidence in an environment where fabrication is cheap.</w:t>
      </w:r>
    </w:p>
    <w:p w14:paraId="08E61289" w14:textId="77777777" w:rsidR="00280FF2" w:rsidRDefault="00000000">
      <w:pPr>
        <w:numPr>
          <w:ilvl w:val="0"/>
          <w:numId w:val="12"/>
        </w:numPr>
      </w:pPr>
      <w:r>
        <w:rPr>
          <w:b/>
          <w:bCs/>
        </w:rPr>
        <w:t>Task 5.1: Designing the protocol</w:t>
      </w:r>
      <w:r>
        <w:t xml:space="preserve"> — What provenance markers can reliably separate AI-generated from human-verified evidence? Output: the provenance-tagging and certification protocol.</w:t>
      </w:r>
    </w:p>
    <w:p w14:paraId="00C3C211" w14:textId="77777777" w:rsidR="00280FF2" w:rsidRDefault="00000000">
      <w:pPr>
        <w:numPr>
          <w:ilvl w:val="0"/>
          <w:numId w:val="12"/>
        </w:numPr>
      </w:pPr>
      <w:r>
        <w:rPr>
          <w:b/>
          <w:bCs/>
        </w:rPr>
        <w:lastRenderedPageBreak/>
        <w:t>Task 5.2: Testing it with real users</w:t>
      </w:r>
      <w:r>
        <w:t xml:space="preserve"> — Does the protocol hold up when newsroom partners actually try to use it under deadline pressure? Output: field-testing with newsroom partners, feeding the paper.</w:t>
      </w:r>
    </w:p>
    <w:p w14:paraId="41CAFA31" w14:textId="606C8345" w:rsidR="00280FF2" w:rsidRDefault="71C941D7">
      <w:pPr>
        <w:numPr>
          <w:ilvl w:val="0"/>
          <w:numId w:val="12"/>
        </w:numPr>
      </w:pPr>
      <w:r w:rsidRPr="71C941D7">
        <w:rPr>
          <w:b/>
          <w:bCs/>
        </w:rPr>
        <w:t>Task 5.3: Making it publicly checkable</w:t>
      </w:r>
      <w:r>
        <w:t xml:space="preserve"> — How can anyone, not just partner newsrooms, verify a piece of evidence</w:t>
      </w:r>
      <w:r w:rsidR="334CC7D0">
        <w:t>'</w:t>
      </w:r>
      <w:r>
        <w:t>s certification status? Output: the certification toolkit and public verification API.</w:t>
      </w:r>
    </w:p>
    <w:p w14:paraId="6DF20B9F" w14:textId="77777777" w:rsidR="00280FF2" w:rsidRDefault="00000000">
      <w:pPr>
        <w:pStyle w:val="FirstParagraph"/>
      </w:pPr>
      <w:r>
        <w:rPr>
          <w:b/>
          <w:bCs/>
        </w:rPr>
        <w:t>Preliminary budget:</w:t>
      </w:r>
      <w:r>
        <w:t xml:space="preserve"> €300,000 (preliminary — total project budget ÷ 10 WPs).</w:t>
      </w:r>
    </w:p>
    <w:p w14:paraId="141EF4CF" w14:textId="77777777" w:rsidR="00280FF2" w:rsidRDefault="00000000">
      <w:pPr>
        <w:pStyle w:val="Heading3"/>
      </w:pPr>
      <w:bookmarkStart w:id="217" w:name="wp6-repression-monitoring"/>
      <w:bookmarkEnd w:id="216"/>
      <w:r>
        <w:t>4.6 WP6: Repression Monitoring</w:t>
      </w:r>
    </w:p>
    <w:p w14:paraId="13482A7B" w14:textId="77777777" w:rsidR="00280FF2" w:rsidRDefault="00000000">
      <w:pPr>
        <w:pStyle w:val="FirstParagraph"/>
      </w:pPr>
      <w:r>
        <w:rPr>
          <w:b/>
          <w:bCs/>
        </w:rPr>
        <w:t>Research question:</w:t>
      </w:r>
      <w:r>
        <w:t xml:space="preserve"> Does AI-enabled surveillance and censorship concentrate hardest in states with the weakest oversight, and can tracking that pattern itself become an early-warning signal?</w:t>
      </w:r>
    </w:p>
    <w:p w14:paraId="310211AC" w14:textId="77777777" w:rsidR="00280FF2" w:rsidRDefault="00000000">
      <w:pPr>
        <w:pStyle w:val="BodyText"/>
      </w:pPr>
      <w:r>
        <w:rPr>
          <w:b/>
          <w:bCs/>
        </w:rPr>
        <w:t>Lead:</w:t>
      </w:r>
      <w:r>
        <w:t xml:space="preserve"> Wilson, Knutsen, Croissant, Sombatpoonsiri, Maerz · </w:t>
      </w:r>
      <w:r>
        <w:rPr>
          <w:b/>
          <w:bCs/>
        </w:rPr>
        <w:t>Impact:</w:t>
      </w:r>
      <w:r>
        <w:t xml:space="preserve"> gives human-rights monitors a standing, updated signal instead of relying on episodic, after-the-fact reporting.</w:t>
      </w:r>
    </w:p>
    <w:p w14:paraId="5FDD5953" w14:textId="77777777" w:rsidR="00280FF2" w:rsidRDefault="00000000">
      <w:pPr>
        <w:numPr>
          <w:ilvl w:val="0"/>
          <w:numId w:val="13"/>
        </w:numPr>
      </w:pPr>
      <w:r>
        <w:rPr>
          <w:b/>
          <w:bCs/>
        </w:rPr>
        <w:t>Task 6.1: Tracking deployment</w:t>
      </w:r>
      <w:r>
        <w:t xml:space="preserve"> — Which AI-enabled surveillance and censorship tools are backsliding states actually deploying, and where? Output: expert-coded tracking across cases.</w:t>
      </w:r>
    </w:p>
    <w:p w14:paraId="0AAE7BE7" w14:textId="77777777" w:rsidR="00280FF2" w:rsidRDefault="00000000">
      <w:pPr>
        <w:numPr>
          <w:ilvl w:val="0"/>
          <w:numId w:val="13"/>
        </w:numPr>
      </w:pPr>
      <w:r>
        <w:rPr>
          <w:b/>
          <w:bCs/>
        </w:rPr>
        <w:t>Task 6.2: Automating the signal</w:t>
      </w:r>
      <w:r>
        <w:t xml:space="preserve"> — Can automated media monitoring catch deployment as it happens, rather than months later? Output: the automated media-monitoring component.</w:t>
      </w:r>
    </w:p>
    <w:p w14:paraId="75A4276E" w14:textId="77777777" w:rsidR="00280FF2" w:rsidRDefault="00000000">
      <w:pPr>
        <w:numPr>
          <w:ilvl w:val="0"/>
          <w:numId w:val="13"/>
        </w:numPr>
      </w:pPr>
      <w:r>
        <w:rPr>
          <w:b/>
          <w:bCs/>
        </w:rPr>
        <w:t>Task 6.3: Turning tracking into warning</w:t>
      </w:r>
      <w:r>
        <w:t xml:space="preserve"> — What pattern in this tracking data actually predicts further backsliding, early enough to act on? Output: the paper and the early-warning dashboard for human-rights monitors.</w:t>
      </w:r>
    </w:p>
    <w:p w14:paraId="2C155F1B" w14:textId="77777777" w:rsidR="00280FF2" w:rsidRDefault="00000000">
      <w:pPr>
        <w:pStyle w:val="FirstParagraph"/>
      </w:pPr>
      <w:r>
        <w:rPr>
          <w:b/>
          <w:bCs/>
        </w:rPr>
        <w:t>Preliminary budget:</w:t>
      </w:r>
      <w:r>
        <w:t xml:space="preserve"> €300,000 (preliminary — total project budget ÷ 10 WPs).</w:t>
      </w:r>
    </w:p>
    <w:p w14:paraId="70BAB48E" w14:textId="77777777" w:rsidR="00280FF2" w:rsidRDefault="00000000">
      <w:pPr>
        <w:pStyle w:val="Heading3"/>
      </w:pPr>
      <w:bookmarkStart w:id="218" w:name="wp7-ai-governance"/>
      <w:bookmarkEnd w:id="217"/>
      <w:r>
        <w:t>4.7 WP7: AI Governance</w:t>
      </w:r>
    </w:p>
    <w:p w14:paraId="742601C2" w14:textId="77777777" w:rsidR="00280FF2" w:rsidRDefault="00000000">
      <w:pPr>
        <w:pStyle w:val="FirstParagraph"/>
      </w:pPr>
      <w:r>
        <w:rPr>
          <w:b/>
          <w:bCs/>
        </w:rPr>
        <w:t>Research question:</w:t>
      </w:r>
      <w:r>
        <w:t xml:space="preserve"> Do existing AI governance regimes actually require the transparency, audit, and redress that informational accountability depends on, or do they leave institutions free to evade scrutiny?</w:t>
      </w:r>
    </w:p>
    <w:p w14:paraId="76C55C62" w14:textId="77777777" w:rsidR="00280FF2" w:rsidRDefault="00000000">
      <w:pPr>
        <w:pStyle w:val="BodyText"/>
      </w:pPr>
      <w:r>
        <w:rPr>
          <w:b/>
          <w:bCs/>
        </w:rPr>
        <w:t>Lead:</w:t>
      </w:r>
      <w:r>
        <w:t xml:space="preserve"> Koenig · </w:t>
      </w:r>
      <w:r>
        <w:rPr>
          <w:b/>
          <w:bCs/>
        </w:rPr>
        <w:t>Impact:</w:t>
      </w:r>
      <w:r>
        <w:t xml:space="preserve"> gives policymakers a concrete, comparative basis for closing the gap between what AI governance promises and what it actually enforces.</w:t>
      </w:r>
    </w:p>
    <w:p w14:paraId="5241256A" w14:textId="40058AD8" w:rsidR="00280FF2" w:rsidRDefault="71C941D7">
      <w:pPr>
        <w:numPr>
          <w:ilvl w:val="0"/>
          <w:numId w:val="14"/>
        </w:numPr>
      </w:pPr>
      <w:r w:rsidRPr="71C941D7">
        <w:rPr>
          <w:b/>
          <w:bCs/>
        </w:rPr>
        <w:t>Task 7.1: Mapping what</w:t>
      </w:r>
      <w:r w:rsidR="334CC7D0" w:rsidRPr="71C941D7">
        <w:rPr>
          <w:b/>
          <w:bCs/>
        </w:rPr>
        <w:t>'</w:t>
      </w:r>
      <w:r w:rsidRPr="71C941D7">
        <w:rPr>
          <w:b/>
          <w:bCs/>
        </w:rPr>
        <w:t>s on the books</w:t>
      </w:r>
      <w:r>
        <w:t xml:space="preserve"> — What do AI governance regimes in the EU, Australia, and Southeast Asia/Pacific formally require of AI-mediated institutional decisions? Output: the regulatory-comparison tracker.</w:t>
      </w:r>
    </w:p>
    <w:p w14:paraId="76CC9B64" w14:textId="77777777" w:rsidR="00280FF2" w:rsidRDefault="00000000">
      <w:pPr>
        <w:numPr>
          <w:ilvl w:val="0"/>
          <w:numId w:val="14"/>
        </w:numPr>
      </w:pPr>
      <w:r>
        <w:rPr>
          <w:b/>
          <w:bCs/>
        </w:rPr>
        <w:t>Task 7.2: Testing enforcement</w:t>
      </w:r>
      <w:r>
        <w:t xml:space="preserve"> — Which of these formal requirements are actually enforced, and which are checkbox compliance? Output: the comparative paper.</w:t>
      </w:r>
    </w:p>
    <w:p w14:paraId="20A770EE" w14:textId="288BF881" w:rsidR="00280FF2" w:rsidRDefault="71C941D7">
      <w:pPr>
        <w:numPr>
          <w:ilvl w:val="0"/>
          <w:numId w:val="14"/>
        </w:numPr>
      </w:pPr>
      <w:r w:rsidRPr="71C941D7">
        <w:rPr>
          <w:b/>
          <w:bCs/>
        </w:rPr>
        <w:t>Task 7.3: Identifying what travels</w:t>
      </w:r>
      <w:r>
        <w:t xml:space="preserve"> — Which accountability provisions transfer across very different regulatory contexts, and which don</w:t>
      </w:r>
      <w:r w:rsidR="334CC7D0">
        <w:t>'</w:t>
      </w:r>
      <w:r>
        <w:t>t? Output: policy recommendations.</w:t>
      </w:r>
    </w:p>
    <w:p w14:paraId="72D99E95" w14:textId="77777777" w:rsidR="00280FF2" w:rsidRDefault="00000000">
      <w:pPr>
        <w:pStyle w:val="FirstParagraph"/>
      </w:pPr>
      <w:r>
        <w:rPr>
          <w:b/>
          <w:bCs/>
        </w:rPr>
        <w:t>Preliminary budget:</w:t>
      </w:r>
      <w:r>
        <w:t xml:space="preserve"> €300,000 (preliminary — total project budget ÷ 10 WPs).</w:t>
      </w:r>
    </w:p>
    <w:p w14:paraId="1AE85347" w14:textId="46939A71" w:rsidR="00280FF2" w:rsidRDefault="71C941D7">
      <w:pPr>
        <w:pStyle w:val="Heading3"/>
      </w:pPr>
      <w:bookmarkStart w:id="219" w:name="wp8-resilience-radar"/>
      <w:bookmarkEnd w:id="218"/>
      <w:r>
        <w:lastRenderedPageBreak/>
        <w:t xml:space="preserve">4.8 WP8: </w:t>
      </w:r>
      <w:ins w:id="220" w:author="constanza.sanhueza" w:date="2026-09-27T12:28:00Z" w16du:dateUtc="2026-09-27T12:28:12Z">
        <w:r w:rsidR="4674D1CC">
          <w:t xml:space="preserve">Democratic </w:t>
        </w:r>
      </w:ins>
      <w:r>
        <w:t>Resilience Radar</w:t>
      </w:r>
      <w:ins w:id="221" w:author="constanza.sanhueza" w:date="2026-09-27T12:28:00Z" w16du:dateUtc="2026-09-27T12:28:34Z">
        <w:r w:rsidR="1B3D05B1">
          <w:t xml:space="preserve"> </w:t>
        </w:r>
      </w:ins>
    </w:p>
    <w:p w14:paraId="32649110" w14:textId="77777777" w:rsidR="00280FF2" w:rsidRDefault="00000000">
      <w:pPr>
        <w:pStyle w:val="FirstParagraph"/>
      </w:pPr>
      <w:r>
        <w:rPr>
          <w:b/>
          <w:bCs/>
        </w:rPr>
        <w:t>Research question:</w:t>
      </w:r>
      <w:r>
        <w:t xml:space="preserve"> Can the separate indicators produced across WP2–WP7 be integrated into one shared panel sensitive enough to flag democratic-resilience shifts as they happen, rather than after the fact?</w:t>
      </w:r>
    </w:p>
    <w:p w14:paraId="6874A47D" w14:textId="77777777" w:rsidR="00280FF2" w:rsidRDefault="00000000">
      <w:pPr>
        <w:pStyle w:val="BodyText"/>
      </w:pPr>
      <w:r>
        <w:rPr>
          <w:b/>
          <w:bCs/>
        </w:rPr>
        <w:t>Lead:</w:t>
      </w:r>
      <w:r>
        <w:t xml:space="preserve"> Sebok, Croissant, Maerz · </w:t>
      </w:r>
      <w:r>
        <w:rPr>
          <w:b/>
          <w:bCs/>
        </w:rPr>
        <w:t>Impact:</w:t>
      </w:r>
      <w:r>
        <w:t xml:space="preserve"> turns findings that would otherwise sit in separate WP silos into one standing, cross-country monitoring instrument.</w:t>
      </w:r>
    </w:p>
    <w:p w14:paraId="22EE2082" w14:textId="77777777" w:rsidR="00280FF2" w:rsidRDefault="00000000">
      <w:pPr>
        <w:numPr>
          <w:ilvl w:val="0"/>
          <w:numId w:val="15"/>
        </w:numPr>
      </w:pPr>
      <w:r>
        <w:rPr>
          <w:b/>
          <w:bCs/>
        </w:rPr>
        <w:t>Task 8.1: Integrating the indicators</w:t>
      </w:r>
      <w:r>
        <w:t xml:space="preserve"> — How compatible are the indicators coming out of WP2–WP7, and what does it take to put them on one common panel? Output: the integrated cross-country panel.</w:t>
      </w:r>
    </w:p>
    <w:p w14:paraId="2F68BC19" w14:textId="77777777" w:rsidR="00280FF2" w:rsidRDefault="00000000">
      <w:pPr>
        <w:numPr>
          <w:ilvl w:val="0"/>
          <w:numId w:val="15"/>
        </w:numPr>
      </w:pPr>
      <w:r>
        <w:rPr>
          <w:b/>
          <w:bCs/>
        </w:rPr>
        <w:t>Task 8.2: Building the classifier</w:t>
      </w:r>
      <w:r>
        <w:t xml:space="preserve"> — Can an LLM classifier trained on this panel reliably distinguish real resilience shifts from noise? Output: the trained LLM classifier and methods paper.</w:t>
      </w:r>
    </w:p>
    <w:p w14:paraId="69F948D3" w14:textId="77777777" w:rsidR="00280FF2" w:rsidRDefault="00000000">
      <w:pPr>
        <w:numPr>
          <w:ilvl w:val="0"/>
          <w:numId w:val="15"/>
        </w:numPr>
      </w:pPr>
      <w:r>
        <w:rPr>
          <w:b/>
          <w:bCs/>
        </w:rPr>
        <w:t>Task 8.3: Making it public</w:t>
      </w:r>
      <w:r>
        <w:t xml:space="preserve"> — How should this signal be presented so outside users can actually act on it? Output: the FAIR toolkit and the Resilience Radar dashboard.</w:t>
      </w:r>
    </w:p>
    <w:p w14:paraId="243EF122" w14:textId="77777777" w:rsidR="00280FF2" w:rsidRDefault="00000000">
      <w:pPr>
        <w:pStyle w:val="FirstParagraph"/>
      </w:pPr>
      <w:r>
        <w:rPr>
          <w:b/>
          <w:bCs/>
        </w:rPr>
        <w:t>Preliminary budget:</w:t>
      </w:r>
      <w:r>
        <w:t xml:space="preserve"> €300,000 (preliminary — total project budget ÷ 10 WPs).</w:t>
      </w:r>
    </w:p>
    <w:p w14:paraId="300563FC" w14:textId="77777777" w:rsidR="00280FF2" w:rsidRDefault="00000000">
      <w:pPr>
        <w:pStyle w:val="Heading3"/>
      </w:pPr>
      <w:bookmarkStart w:id="222" w:name="wp9-equitable-ai-literacy"/>
      <w:bookmarkEnd w:id="219"/>
      <w:r>
        <w:t>4.9 WP9: Equitable AI Literacy</w:t>
      </w:r>
    </w:p>
    <w:p w14:paraId="4616BDB3" w14:textId="4D4EB7DD" w:rsidR="00280FF2" w:rsidRDefault="71C941D7">
      <w:pPr>
        <w:pStyle w:val="FirstParagraph"/>
      </w:pPr>
      <w:r w:rsidRPr="71C941D7">
        <w:rPr>
          <w:b/>
          <w:bCs/>
        </w:rPr>
        <w:t>Research question:</w:t>
      </w:r>
      <w:r>
        <w:t xml:space="preserve"> Which AI-literacy training formats actually close the gap in underserved communities</w:t>
      </w:r>
      <w:r w:rsidR="334CC7D0">
        <w:t>'</w:t>
      </w:r>
      <w:r>
        <w:t xml:space="preserve"> capacity to identify and contest AI-mediated content, rather than just reaching those already equipped to cope?</w:t>
      </w:r>
    </w:p>
    <w:p w14:paraId="24865745" w14:textId="7129FCA7" w:rsidR="00280FF2" w:rsidRDefault="71C941D7">
      <w:pPr>
        <w:pStyle w:val="BodyText"/>
      </w:pPr>
      <w:r w:rsidRPr="71C941D7">
        <w:rPr>
          <w:b/>
          <w:bCs/>
        </w:rPr>
        <w:t>Lead:</w:t>
      </w:r>
      <w:r>
        <w:t xml:space="preserve"> Tactical Tech, Notely, Williams · </w:t>
      </w:r>
      <w:r w:rsidRPr="71C941D7">
        <w:rPr>
          <w:b/>
          <w:bCs/>
        </w:rPr>
        <w:t>Impact:</w:t>
      </w:r>
      <w:r>
        <w:t xml:space="preserve"> turns equity from an aggregate afterthought into WP9</w:t>
      </w:r>
      <w:r w:rsidR="334CC7D0">
        <w:t>'</w:t>
      </w:r>
      <w:r>
        <w:t>s direct object, giving underserved communities the same practical capacity to contest AI-mediated decisions that better-resourced groups already have.</w:t>
      </w:r>
    </w:p>
    <w:p w14:paraId="4992522B" w14:textId="77777777" w:rsidR="00280FF2" w:rsidRDefault="00000000">
      <w:pPr>
        <w:numPr>
          <w:ilvl w:val="0"/>
          <w:numId w:val="16"/>
        </w:numPr>
      </w:pPr>
      <w:r>
        <w:rPr>
          <w:b/>
          <w:bCs/>
        </w:rPr>
        <w:t>Task 9.1: Co-designing with the communities affected</w:t>
      </w:r>
      <w:r>
        <w:t xml:space="preserve"> — What do underserved communities themselves identify as the gap in their ability to engage with AI-mediated content? Output: co-designed curriculum content.</w:t>
      </w:r>
    </w:p>
    <w:p w14:paraId="13679176" w14:textId="77777777" w:rsidR="00280FF2" w:rsidRDefault="00000000">
      <w:pPr>
        <w:numPr>
          <w:ilvl w:val="0"/>
          <w:numId w:val="16"/>
        </w:numPr>
      </w:pPr>
      <w:r>
        <w:rPr>
          <w:b/>
          <w:bCs/>
        </w:rPr>
        <w:t>Task 9.2: Piloting formats head-to-head</w:t>
      </w:r>
      <w:r>
        <w:t xml:space="preserve"> — Which training formats and delivery modes, tested against each other, close the gap fastest? Output: the pilot comparing formats.</w:t>
      </w:r>
    </w:p>
    <w:p w14:paraId="0DF56E54" w14:textId="77777777" w:rsidR="00280FF2" w:rsidRDefault="00000000">
      <w:pPr>
        <w:numPr>
          <w:ilvl w:val="0"/>
          <w:numId w:val="16"/>
        </w:numPr>
      </w:pPr>
      <w:r>
        <w:rPr>
          <w:b/>
          <w:bCs/>
        </w:rPr>
        <w:t>Task 9.3: Packaging what works</w:t>
      </w:r>
      <w:r>
        <w:t xml:space="preserve"> — How can the format that works best be packaged for reuse beyond the pilot communities? Output: the accessible AI-literacy curriculum and training toolkit.</w:t>
      </w:r>
    </w:p>
    <w:p w14:paraId="0861B3E2" w14:textId="77777777" w:rsidR="00280FF2" w:rsidRDefault="00000000">
      <w:pPr>
        <w:numPr>
          <w:ilvl w:val="0"/>
          <w:numId w:val="16"/>
        </w:numPr>
      </w:pPr>
      <w:r>
        <w:rPr>
          <w:b/>
          <w:bCs/>
        </w:rPr>
        <w:t>Task 9.4: Documenting the gap</w:t>
      </w:r>
      <w:r>
        <w:t xml:space="preserve"> — How large is the equity gap in AI-mediated participation, and how much does it close? Output: the paper on the equity gap.</w:t>
      </w:r>
    </w:p>
    <w:p w14:paraId="68AEC76E" w14:textId="77777777" w:rsidR="00280FF2" w:rsidRDefault="00000000">
      <w:pPr>
        <w:pStyle w:val="FirstParagraph"/>
      </w:pPr>
      <w:r>
        <w:rPr>
          <w:b/>
          <w:bCs/>
        </w:rPr>
        <w:t>Preliminary budget:</w:t>
      </w:r>
      <w:r>
        <w:t xml:space="preserve"> €300,000 (preliminary — total project budget ÷ 10 WPs).</w:t>
      </w:r>
    </w:p>
    <w:p w14:paraId="2FE7AE2C" w14:textId="77777777" w:rsidR="00280FF2" w:rsidRDefault="00000000">
      <w:pPr>
        <w:pStyle w:val="Heading3"/>
      </w:pPr>
      <w:bookmarkStart w:id="223" w:name="wp10-public-engagement-dissemination"/>
      <w:bookmarkEnd w:id="222"/>
      <w:r>
        <w:t>4.10 WP10: Public Engagement &amp; Dissemination</w:t>
      </w:r>
    </w:p>
    <w:p w14:paraId="1F86F0F9" w14:textId="466E187D" w:rsidR="00280FF2" w:rsidRDefault="71C941D7">
      <w:pPr>
        <w:pStyle w:val="FirstParagraph"/>
      </w:pPr>
      <w:r w:rsidRPr="71C941D7">
        <w:rPr>
          <w:b/>
          <w:bCs/>
        </w:rPr>
        <w:t>Research question:</w:t>
      </w:r>
      <w:r>
        <w:t xml:space="preserve"> How can the diagnoses and tools produced across WP1–WP9 reach the citizens, policymakers, and civil-society actors who are actually exposed to AI</w:t>
      </w:r>
      <w:r w:rsidR="334CC7D0">
        <w:t>'</w:t>
      </w:r>
      <w:r>
        <w:t>s disruption of democratic resilience?</w:t>
      </w:r>
    </w:p>
    <w:p w14:paraId="31226A22" w14:textId="751C36F8" w:rsidR="00280FF2" w:rsidRDefault="71C941D7">
      <w:pPr>
        <w:pStyle w:val="BodyText"/>
      </w:pPr>
      <w:r w:rsidRPr="71C941D7">
        <w:rPr>
          <w:b/>
          <w:bCs/>
        </w:rPr>
        <w:lastRenderedPageBreak/>
        <w:t>Lead:</w:t>
      </w:r>
      <w:r>
        <w:t xml:space="preserve"> Maerz, UniMelb Research Office, Tactical Tech · </w:t>
      </w:r>
      <w:r w:rsidRPr="71C941D7">
        <w:rPr>
          <w:b/>
          <w:bCs/>
        </w:rPr>
        <w:t>Impact:</w:t>
      </w:r>
      <w:r>
        <w:t xml:space="preserve"> closes the loop between diagnosis and use, so the project</w:t>
      </w:r>
      <w:r w:rsidR="334CC7D0">
        <w:t>'</w:t>
      </w:r>
      <w:r>
        <w:t>s findings change practice rather than sitting in academic outputs alone.</w:t>
      </w:r>
    </w:p>
    <w:p w14:paraId="51FA4FAA" w14:textId="0A2EA33A" w:rsidR="00280FF2" w:rsidRDefault="71C941D7">
      <w:pPr>
        <w:numPr>
          <w:ilvl w:val="0"/>
          <w:numId w:val="17"/>
        </w:numPr>
      </w:pPr>
      <w:r w:rsidRPr="71C941D7">
        <w:rPr>
          <w:b/>
          <w:bCs/>
        </w:rPr>
        <w:t>Task 10.1: Building the public-facing tool</w:t>
      </w:r>
      <w:r>
        <w:t xml:space="preserve"> — How can nine WPs</w:t>
      </w:r>
      <w:r w:rsidR="334CC7D0">
        <w:t>'</w:t>
      </w:r>
      <w:r>
        <w:t xml:space="preserve"> worth of technical findings become one usable app for ordinary citizens? Output: the Resilience Companion app launch.</w:t>
      </w:r>
    </w:p>
    <w:p w14:paraId="3AF2A6A8" w14:textId="77777777" w:rsidR="00280FF2" w:rsidRDefault="00000000">
      <w:pPr>
        <w:numPr>
          <w:ilvl w:val="0"/>
          <w:numId w:val="17"/>
        </w:numPr>
      </w:pPr>
      <w:r>
        <w:rPr>
          <w:b/>
          <w:bCs/>
        </w:rPr>
        <w:t>Task 10.2: Reaching policymakers and civil society</w:t>
      </w:r>
      <w:r>
        <w:t xml:space="preserve"> — What do policymakers and civil-society partners need from this project to actually act on it? Output: policymaker and civil-society workshops, and the brief compendium.</w:t>
      </w:r>
    </w:p>
    <w:p w14:paraId="0128764E" w14:textId="77777777" w:rsidR="00280FF2" w:rsidRDefault="00000000">
      <w:pPr>
        <w:numPr>
          <w:ilvl w:val="0"/>
          <w:numId w:val="17"/>
        </w:numPr>
      </w:pPr>
      <w:r>
        <w:rPr>
          <w:b/>
          <w:bCs/>
        </w:rPr>
        <w:t>Task 10.3: Closing out the project</w:t>
      </w:r>
      <w:r>
        <w:t xml:space="preserve"> — How is the full body of findings synthesized and reported to funders and partners? Output: the final report.</w:t>
      </w:r>
    </w:p>
    <w:p w14:paraId="16D240E8" w14:textId="77777777" w:rsidR="00280FF2" w:rsidRDefault="00000000">
      <w:pPr>
        <w:pStyle w:val="FirstParagraph"/>
      </w:pPr>
      <w:r>
        <w:rPr>
          <w:b/>
          <w:bCs/>
        </w:rPr>
        <w:t>Preliminary budget:</w:t>
      </w:r>
      <w:r>
        <w:t xml:space="preserve"> €300,000 (preliminary — total project budget ÷ 10 WPs).</w:t>
      </w:r>
    </w:p>
    <w:p w14:paraId="44002194" w14:textId="77777777" w:rsidR="00280FF2" w:rsidRDefault="00000000">
      <w:pPr>
        <w:pStyle w:val="Heading2"/>
      </w:pPr>
      <w:bookmarkStart w:id="224" w:name="references"/>
      <w:bookmarkEnd w:id="94"/>
      <w:bookmarkEnd w:id="223"/>
      <w:r>
        <w:t>5 References</w:t>
      </w:r>
    </w:p>
    <w:p w14:paraId="3AE1C6E3" w14:textId="77777777" w:rsidR="00280FF2" w:rsidRDefault="00000000">
      <w:pPr>
        <w:pStyle w:val="Bibliography"/>
      </w:pPr>
      <w:bookmarkStart w:id="225" w:name="ref-almondpowell1966"/>
      <w:bookmarkStart w:id="226" w:name="refs"/>
      <w:r>
        <w:t xml:space="preserve">Almond, G. A., &amp; Powell, G. B. (1966). </w:t>
      </w:r>
      <w:r>
        <w:rPr>
          <w:i/>
          <w:iCs/>
        </w:rPr>
        <w:t>Comparative politics: A developmental approach</w:t>
      </w:r>
      <w:r>
        <w:t>. Little, Brown.</w:t>
      </w:r>
    </w:p>
    <w:p w14:paraId="0008CCB1" w14:textId="77777777" w:rsidR="00280FF2" w:rsidRDefault="00000000">
      <w:pPr>
        <w:pStyle w:val="Bibliography"/>
      </w:pPr>
      <w:bookmarkStart w:id="227" w:name="ref-altman2026"/>
      <w:bookmarkEnd w:id="225"/>
      <w:r>
        <w:t xml:space="preserve">Altman, D. (2026). The AI democracy dilemma. </w:t>
      </w:r>
      <w:r>
        <w:rPr>
          <w:i/>
          <w:iCs/>
        </w:rPr>
        <w:t>Journal of Democracy</w:t>
      </w:r>
      <w:r>
        <w:t xml:space="preserve">, </w:t>
      </w:r>
      <w:r>
        <w:rPr>
          <w:i/>
          <w:iCs/>
        </w:rPr>
        <w:t>37</w:t>
      </w:r>
      <w:r>
        <w:t xml:space="preserve">(1), 32–44. </w:t>
      </w:r>
      <w:hyperlink r:id="rId11">
        <w:r>
          <w:rPr>
            <w:rStyle w:val="Hyperlink"/>
          </w:rPr>
          <w:t>https://doi.org/10.1353/jod.2026.a977942</w:t>
        </w:r>
      </w:hyperlink>
    </w:p>
    <w:p w14:paraId="1B536279" w14:textId="77777777" w:rsidR="00280FF2" w:rsidRDefault="00000000">
      <w:pPr>
        <w:pStyle w:val="Bibliography"/>
      </w:pPr>
      <w:bookmarkStart w:id="228" w:name="ref-andersonpro2026"/>
      <w:bookmarkEnd w:id="227"/>
      <w:r>
        <w:t xml:space="preserve">Anderson, C. J., &amp; Pro, E. (2026). The autonomy paradox: Artificial intelligence and the foundations of political behavior. </w:t>
      </w:r>
      <w:r>
        <w:rPr>
          <w:i/>
          <w:iCs/>
        </w:rPr>
        <w:t>Perspectives on Politics</w:t>
      </w:r>
      <w:r>
        <w:t xml:space="preserve">. </w:t>
      </w:r>
      <w:hyperlink r:id="rId12">
        <w:r>
          <w:rPr>
            <w:rStyle w:val="Hyperlink"/>
          </w:rPr>
          <w:t>https://doi.org/10.1017/S1537592726105775</w:t>
        </w:r>
      </w:hyperlink>
    </w:p>
    <w:p w14:paraId="312CDF88" w14:textId="77777777" w:rsidR="00280FF2" w:rsidRDefault="00000000">
      <w:pPr>
        <w:pStyle w:val="Bibliography"/>
      </w:pPr>
      <w:bookmarkStart w:id="229" w:name="ref-beckmanetal2024"/>
      <w:bookmarkEnd w:id="228"/>
      <w:r>
        <w:t xml:space="preserve">Beckman, L., Hultin Rosenberg, J., &amp; Jebari, K. (2024). Artificial intelligence and democratic legitimacy: The problem of publicity in public authority. </w:t>
      </w:r>
      <w:r>
        <w:rPr>
          <w:i/>
          <w:iCs/>
        </w:rPr>
        <w:t>AI &amp; Society</w:t>
      </w:r>
      <w:r>
        <w:t xml:space="preserve">, </w:t>
      </w:r>
      <w:r>
        <w:rPr>
          <w:i/>
          <w:iCs/>
        </w:rPr>
        <w:t>39</w:t>
      </w:r>
      <w:r>
        <w:t xml:space="preserve">(3), 975–984. </w:t>
      </w:r>
      <w:hyperlink r:id="rId13">
        <w:r>
          <w:rPr>
            <w:rStyle w:val="Hyperlink"/>
          </w:rPr>
          <w:t>https://doi.org/10.1007/s00146-022-01493-0</w:t>
        </w:r>
      </w:hyperlink>
    </w:p>
    <w:p w14:paraId="575D0DA8" w14:textId="77777777" w:rsidR="00280FF2" w:rsidRDefault="00000000">
      <w:pPr>
        <w:pStyle w:val="Bibliography"/>
      </w:pPr>
      <w:bookmarkStart w:id="230" w:name="ref-Bhandari2025"/>
      <w:bookmarkEnd w:id="229"/>
      <w:r>
        <w:t xml:space="preserve">Bhandari, R., &amp; Bhandari, S. (2025). Artificial intelligence: Understanding deepfakes. </w:t>
      </w:r>
      <w:r>
        <w:rPr>
          <w:i/>
          <w:iCs/>
        </w:rPr>
        <w:t>EDPACS</w:t>
      </w:r>
      <w:r>
        <w:t xml:space="preserve">, </w:t>
      </w:r>
      <w:r>
        <w:rPr>
          <w:i/>
          <w:iCs/>
        </w:rPr>
        <w:t>70</w:t>
      </w:r>
      <w:r>
        <w:t xml:space="preserve">, 21–31. </w:t>
      </w:r>
      <w:hyperlink r:id="rId14">
        <w:r>
          <w:rPr>
            <w:rStyle w:val="Hyperlink"/>
          </w:rPr>
          <w:t>https://doi.org/10.1080/07366981.2025.2484863</w:t>
        </w:r>
      </w:hyperlink>
    </w:p>
    <w:p w14:paraId="5C60326B" w14:textId="77777777" w:rsidR="00280FF2" w:rsidRDefault="00000000">
      <w:pPr>
        <w:pStyle w:val="Bibliography"/>
      </w:pPr>
      <w:bookmarkStart w:id="231" w:name="ref-biddleetal2025"/>
      <w:bookmarkEnd w:id="230"/>
      <w:r>
        <w:t xml:space="preserve">Biddle, N., Fischer, A., Angus, S., Ercan, S., Grömping, M., &amp; Gray, M. (2025). </w:t>
      </w:r>
      <w:r>
        <w:rPr>
          <w:i/>
          <w:iCs/>
        </w:rPr>
        <w:t>Democratic resilience: Moving from theoretical frameworks to a practical measurement agenda</w:t>
      </w:r>
      <w:r>
        <w:t xml:space="preserve"> (Discussion Paper 5). Australian Resilient Democracy Research; Data Network, Australian National University.</w:t>
      </w:r>
    </w:p>
    <w:p w14:paraId="3D7639B5" w14:textId="77777777" w:rsidR="00280FF2" w:rsidRDefault="00000000">
      <w:pPr>
        <w:pStyle w:val="Bibliography"/>
      </w:pPr>
      <w:bookmarkStart w:id="232" w:name="ref-boeseetal2021"/>
      <w:bookmarkEnd w:id="231"/>
      <w:r>
        <w:t xml:space="preserve">Boese, V. A., Edgell, A. B., Hellmeier, S., Maerz, S. F., &amp; Lindberg, S. I. (2021). How democracies prevail: Democratic resilience as a two-stage process. </w:t>
      </w:r>
      <w:r>
        <w:rPr>
          <w:i/>
          <w:iCs/>
        </w:rPr>
        <w:t>Democratization</w:t>
      </w:r>
      <w:r>
        <w:t xml:space="preserve">, </w:t>
      </w:r>
      <w:r>
        <w:rPr>
          <w:i/>
          <w:iCs/>
        </w:rPr>
        <w:t>28</w:t>
      </w:r>
      <w:r>
        <w:t xml:space="preserve">(5), 885–907. </w:t>
      </w:r>
      <w:hyperlink r:id="rId15">
        <w:r>
          <w:rPr>
            <w:rStyle w:val="Hyperlink"/>
          </w:rPr>
          <w:t>https://doi.org/10.1080/13510347.2021.1891413</w:t>
        </w:r>
      </w:hyperlink>
    </w:p>
    <w:p w14:paraId="74870321" w14:textId="77777777" w:rsidR="00280FF2" w:rsidRDefault="00000000">
      <w:pPr>
        <w:pStyle w:val="Bibliography"/>
      </w:pPr>
      <w:bookmarkStart w:id="233" w:name="ref-bovens2007analysing"/>
      <w:bookmarkEnd w:id="232"/>
      <w:r>
        <w:t xml:space="preserve">Bovens, M. (2007). Analysing and assessing accountability: A conceptual framework. </w:t>
      </w:r>
      <w:r>
        <w:rPr>
          <w:i/>
          <w:iCs/>
        </w:rPr>
        <w:t>European Law Journal</w:t>
      </w:r>
      <w:r>
        <w:t xml:space="preserve">, </w:t>
      </w:r>
      <w:r>
        <w:rPr>
          <w:i/>
          <w:iCs/>
        </w:rPr>
        <w:t>13</w:t>
      </w:r>
      <w:r>
        <w:t xml:space="preserve">(4), 447–468. </w:t>
      </w:r>
      <w:hyperlink r:id="rId16">
        <w:r>
          <w:rPr>
            <w:rStyle w:val="Hyperlink"/>
          </w:rPr>
          <w:t>https://doi.org/10.1111/j.1468-0386.2007.00378.x</w:t>
        </w:r>
      </w:hyperlink>
    </w:p>
    <w:p w14:paraId="29154521" w14:textId="77777777" w:rsidR="00280FF2" w:rsidRDefault="00000000">
      <w:pPr>
        <w:pStyle w:val="Bibliography"/>
      </w:pPr>
      <w:bookmarkStart w:id="234" w:name="ref-busuioc2021"/>
      <w:bookmarkEnd w:id="233"/>
      <w:r>
        <w:t xml:space="preserve">Busuioc, M. (2021). Accountable artificial intelligence: Holding algorithms to account. </w:t>
      </w:r>
      <w:r>
        <w:rPr>
          <w:i/>
          <w:iCs/>
        </w:rPr>
        <w:t>Public Administration Review</w:t>
      </w:r>
      <w:r>
        <w:t xml:space="preserve">, </w:t>
      </w:r>
      <w:r>
        <w:rPr>
          <w:i/>
          <w:iCs/>
        </w:rPr>
        <w:t>81</w:t>
      </w:r>
      <w:r>
        <w:t xml:space="preserve">(5), 825–836. </w:t>
      </w:r>
      <w:hyperlink r:id="rId17">
        <w:r>
          <w:rPr>
            <w:rStyle w:val="Hyperlink"/>
          </w:rPr>
          <w:t>https://doi.org/10.1111/puar.13293</w:t>
        </w:r>
      </w:hyperlink>
    </w:p>
    <w:p w14:paraId="560097E3" w14:textId="77777777" w:rsidR="00280FF2" w:rsidRDefault="00000000">
      <w:pPr>
        <w:pStyle w:val="Bibliography"/>
      </w:pPr>
      <w:bookmarkStart w:id="235" w:name="ref-Cavaliere2022"/>
      <w:bookmarkEnd w:id="234"/>
      <w:r>
        <w:t xml:space="preserve">Cavaliere, P., &amp; Romeo, G. (2022). From poisons to antidotes: Algorithms as democracy boosters. </w:t>
      </w:r>
      <w:r>
        <w:rPr>
          <w:i/>
          <w:iCs/>
        </w:rPr>
        <w:t>European Journal of Risk Regulation</w:t>
      </w:r>
      <w:r>
        <w:t xml:space="preserve">, </w:t>
      </w:r>
      <w:r>
        <w:rPr>
          <w:i/>
          <w:iCs/>
        </w:rPr>
        <w:t>13</w:t>
      </w:r>
      <w:r>
        <w:t xml:space="preserve">, 421–442. </w:t>
      </w:r>
      <w:hyperlink r:id="rId18">
        <w:r>
          <w:rPr>
            <w:rStyle w:val="Hyperlink"/>
          </w:rPr>
          <w:t>https://doi.org/10.1017/err.2021.57</w:t>
        </w:r>
      </w:hyperlink>
    </w:p>
    <w:p w14:paraId="12D91D59" w14:textId="77777777" w:rsidR="00280FF2" w:rsidRDefault="00000000">
      <w:pPr>
        <w:pStyle w:val="Bibliography"/>
      </w:pPr>
      <w:bookmarkStart w:id="236" w:name="ref-Croce2025"/>
      <w:bookmarkEnd w:id="235"/>
      <w:r>
        <w:t xml:space="preserve">Croce, N. (2025). Chatbot democracy. </w:t>
      </w:r>
      <w:r>
        <w:rPr>
          <w:i/>
          <w:iCs/>
        </w:rPr>
        <w:t>Perspectives on Public Management and Governance</w:t>
      </w:r>
      <w:r>
        <w:t xml:space="preserve">, </w:t>
      </w:r>
      <w:r>
        <w:rPr>
          <w:i/>
          <w:iCs/>
        </w:rPr>
        <w:t>8</w:t>
      </w:r>
      <w:r>
        <w:t xml:space="preserve">, 53–60. </w:t>
      </w:r>
      <w:hyperlink r:id="rId19">
        <w:r>
          <w:rPr>
            <w:rStyle w:val="Hyperlink"/>
          </w:rPr>
          <w:t>https://doi.org/10.1093/ppmgov/gvaf005</w:t>
        </w:r>
      </w:hyperlink>
    </w:p>
    <w:p w14:paraId="45313456" w14:textId="77777777" w:rsidR="00280FF2" w:rsidRDefault="00000000">
      <w:pPr>
        <w:pStyle w:val="Bibliography"/>
      </w:pPr>
      <w:bookmarkStart w:id="237" w:name="ref-croissantlott2025"/>
      <w:bookmarkEnd w:id="236"/>
      <w:r>
        <w:lastRenderedPageBreak/>
        <w:t xml:space="preserve">Croissant, A., &amp; Lott, L. (2026). Democratic resilience in the twenty-first century: Search for an analytical framework and explorative analysis. </w:t>
      </w:r>
      <w:r>
        <w:rPr>
          <w:i/>
          <w:iCs/>
        </w:rPr>
        <w:t>Political Studies</w:t>
      </w:r>
      <w:r>
        <w:t xml:space="preserve">, </w:t>
      </w:r>
      <w:r>
        <w:rPr>
          <w:i/>
          <w:iCs/>
        </w:rPr>
        <w:t>74</w:t>
      </w:r>
      <w:r>
        <w:t xml:space="preserve">(3), 901–928. </w:t>
      </w:r>
      <w:hyperlink r:id="rId20">
        <w:r>
          <w:rPr>
            <w:rStyle w:val="Hyperlink"/>
          </w:rPr>
          <w:t>https://doi.org/10.1177/00323217251345779</w:t>
        </w:r>
      </w:hyperlink>
    </w:p>
    <w:p w14:paraId="3A539E2D" w14:textId="77777777" w:rsidR="00280FF2" w:rsidRDefault="00000000">
      <w:pPr>
        <w:pStyle w:val="Bibliography"/>
      </w:pPr>
      <w:bookmarkStart w:id="238" w:name="ref-dahl1989democracy"/>
      <w:bookmarkEnd w:id="237"/>
      <w:r>
        <w:t xml:space="preserve">Dahl, R. A. (1989). </w:t>
      </w:r>
      <w:r>
        <w:rPr>
          <w:i/>
          <w:iCs/>
        </w:rPr>
        <w:t>Democracy and its critics</w:t>
      </w:r>
      <w:r>
        <w:t>. Yale University Press.</w:t>
      </w:r>
    </w:p>
    <w:p w14:paraId="301E57B4" w14:textId="77777777" w:rsidR="00280FF2" w:rsidRDefault="00000000">
      <w:pPr>
        <w:pStyle w:val="Bibliography"/>
      </w:pPr>
      <w:bookmarkStart w:id="239" w:name="ref-Dan2019"/>
      <w:bookmarkEnd w:id="238"/>
      <w:r>
        <w:t xml:space="preserve">Dan, V. (2019). Deepfakes as a democratic threat: Experimental evidence shows noxious effects that are reducible through journalistic fact checks. </w:t>
      </w:r>
      <w:r>
        <w:rPr>
          <w:i/>
          <w:iCs/>
        </w:rPr>
        <w:t>International Journal of Press/Politics</w:t>
      </w:r>
      <w:r>
        <w:t xml:space="preserve">, </w:t>
      </w:r>
      <w:r>
        <w:rPr>
          <w:i/>
          <w:iCs/>
        </w:rPr>
        <w:t>31</w:t>
      </w:r>
      <w:r>
        <w:t xml:space="preserve">, 525–550. </w:t>
      </w:r>
      <w:hyperlink r:id="rId21">
        <w:r>
          <w:rPr>
            <w:rStyle w:val="Hyperlink"/>
          </w:rPr>
          <w:t>https://doi.org/10.1177/19401612251317766</w:t>
        </w:r>
      </w:hyperlink>
    </w:p>
    <w:p w14:paraId="13D211C8" w14:textId="77777777" w:rsidR="00280FF2" w:rsidRDefault="00000000">
      <w:pPr>
        <w:pStyle w:val="Bibliography"/>
      </w:pPr>
      <w:bookmarkStart w:id="240" w:name="ref-easton1965"/>
      <w:bookmarkEnd w:id="239"/>
      <w:r>
        <w:t xml:space="preserve">Easton, D. (1965). </w:t>
      </w:r>
      <w:r>
        <w:rPr>
          <w:i/>
          <w:iCs/>
        </w:rPr>
        <w:t>A systems analysis of political life</w:t>
      </w:r>
      <w:r>
        <w:t>. John Wiley &amp; Sons.</w:t>
      </w:r>
    </w:p>
    <w:p w14:paraId="54FCF19F" w14:textId="77777777" w:rsidR="00280FF2" w:rsidRDefault="00000000">
      <w:pPr>
        <w:pStyle w:val="Bibliography"/>
      </w:pPr>
      <w:bookmarkStart w:id="241" w:name="ref-Farrell2026"/>
      <w:bookmarkEnd w:id="240"/>
      <w:r>
        <w:t xml:space="preserve">Farrell, H. (2026). </w:t>
      </w:r>
      <w:r>
        <w:rPr>
          <w:i/>
          <w:iCs/>
        </w:rPr>
        <w:t>AI as governance</w:t>
      </w:r>
      <w:r>
        <w:t xml:space="preserve">. </w:t>
      </w:r>
      <w:r>
        <w:rPr>
          <w:i/>
          <w:iCs/>
        </w:rPr>
        <w:t>47</w:t>
      </w:r>
      <w:r>
        <w:t xml:space="preserve">, 56. </w:t>
      </w:r>
      <w:hyperlink r:id="rId22">
        <w:r>
          <w:rPr>
            <w:rStyle w:val="Hyperlink"/>
          </w:rPr>
          <w:t>https://doi.org/10.1146/annurev-polisci-040723</w:t>
        </w:r>
      </w:hyperlink>
    </w:p>
    <w:p w14:paraId="2B98B868" w14:textId="77777777" w:rsidR="00280FF2" w:rsidRDefault="00000000">
      <w:pPr>
        <w:pStyle w:val="Bibliography"/>
      </w:pPr>
      <w:bookmarkStart w:id="242" w:name="ref-feldstein2021"/>
      <w:bookmarkEnd w:id="241"/>
      <w:r>
        <w:t xml:space="preserve">Feldstein, S. (2021). </w:t>
      </w:r>
      <w:r>
        <w:rPr>
          <w:i/>
          <w:iCs/>
        </w:rPr>
        <w:t>The rise of digital repression: Technology, democracy, and the coming contest to the future of politics</w:t>
      </w:r>
      <w:r>
        <w:t>. Oxford University Press.</w:t>
      </w:r>
    </w:p>
    <w:p w14:paraId="5D358083" w14:textId="77777777" w:rsidR="00280FF2" w:rsidRDefault="00000000">
      <w:pPr>
        <w:pStyle w:val="Bibliography"/>
      </w:pPr>
      <w:bookmarkStart w:id="243" w:name="ref-garbemaerz2025"/>
      <w:bookmarkEnd w:id="242"/>
      <w:r>
        <w:t xml:space="preserve">Garbe, L., &amp; Maerz, S. F. (2026). The rise of authoritarian informationalism: Escalating surveillance, manipulation, and control. </w:t>
      </w:r>
      <w:r>
        <w:rPr>
          <w:i/>
          <w:iCs/>
        </w:rPr>
        <w:t>Democratization</w:t>
      </w:r>
      <w:r>
        <w:t xml:space="preserve">, </w:t>
      </w:r>
      <w:r>
        <w:rPr>
          <w:i/>
          <w:iCs/>
        </w:rPr>
        <w:t>33</w:t>
      </w:r>
      <w:r>
        <w:t xml:space="preserve">(1). </w:t>
      </w:r>
      <w:hyperlink r:id="rId23">
        <w:r>
          <w:rPr>
            <w:rStyle w:val="Hyperlink"/>
          </w:rPr>
          <w:t>https://doi.org/10.1080/13510347.2025.2579105</w:t>
        </w:r>
      </w:hyperlink>
    </w:p>
    <w:p w14:paraId="239C68D1" w14:textId="77777777" w:rsidR="00280FF2" w:rsidRDefault="00000000">
      <w:pPr>
        <w:pStyle w:val="Bibliography"/>
      </w:pPr>
      <w:bookmarkStart w:id="244" w:name="ref-habermas1962strukturwandel"/>
      <w:bookmarkEnd w:id="243"/>
      <w:r>
        <w:t xml:space="preserve">Habermas, J. (1962). </w:t>
      </w:r>
      <w:r>
        <w:rPr>
          <w:i/>
          <w:iCs/>
        </w:rPr>
        <w:t>Strukturwandel der Öffentlichkeit: Untersuchungen zu einer kategorie der bürgerlichen gesellschaft</w:t>
      </w:r>
      <w:r>
        <w:t>. Luchterhand.</w:t>
      </w:r>
    </w:p>
    <w:p w14:paraId="60EC0339" w14:textId="2A898BC1" w:rsidR="00280FF2" w:rsidRDefault="71C941D7">
      <w:pPr>
        <w:pStyle w:val="Bibliography"/>
      </w:pPr>
      <w:bookmarkStart w:id="245" w:name="ref-jackson2025realdangers"/>
      <w:bookmarkEnd w:id="244"/>
      <w:r>
        <w:t>Jackson, D., &amp; Woolley, S. C. (2025). AI</w:t>
      </w:r>
      <w:r w:rsidR="334CC7D0">
        <w:t>'</w:t>
      </w:r>
      <w:r>
        <w:t xml:space="preserve">s real dangers for democracy. </w:t>
      </w:r>
      <w:r w:rsidRPr="71C941D7">
        <w:rPr>
          <w:i/>
          <w:iCs/>
        </w:rPr>
        <w:t>Journal of Democracy</w:t>
      </w:r>
      <w:r>
        <w:t xml:space="preserve">, </w:t>
      </w:r>
      <w:r w:rsidRPr="71C941D7">
        <w:rPr>
          <w:i/>
          <w:iCs/>
        </w:rPr>
        <w:t>36</w:t>
      </w:r>
      <w:r>
        <w:t xml:space="preserve">(4), 139–150. </w:t>
      </w:r>
      <w:hyperlink r:id="rId24">
        <w:r w:rsidRPr="71C941D7">
          <w:rPr>
            <w:rStyle w:val="Hyperlink"/>
          </w:rPr>
          <w:t>https://doi.org/10.1353/jod.2025.a970355</w:t>
        </w:r>
      </w:hyperlink>
    </w:p>
    <w:p w14:paraId="6499E240" w14:textId="77777777" w:rsidR="00280FF2" w:rsidRDefault="00000000">
      <w:pPr>
        <w:pStyle w:val="Bibliography"/>
      </w:pPr>
      <w:bookmarkStart w:id="246" w:name="ref-jungherr2023"/>
      <w:bookmarkEnd w:id="245"/>
      <w:r>
        <w:t xml:space="preserve">Jungherr, A. (2023). Artificial intelligence and democracy: A conceptual framework. </w:t>
      </w:r>
      <w:r>
        <w:rPr>
          <w:i/>
          <w:iCs/>
        </w:rPr>
        <w:t>Social Media + Society</w:t>
      </w:r>
      <w:r>
        <w:t xml:space="preserve">, </w:t>
      </w:r>
      <w:r>
        <w:rPr>
          <w:i/>
          <w:iCs/>
        </w:rPr>
        <w:t>9</w:t>
      </w:r>
      <w:r>
        <w:t xml:space="preserve">(3). </w:t>
      </w:r>
      <w:hyperlink r:id="rId25">
        <w:r>
          <w:rPr>
            <w:rStyle w:val="Hyperlink"/>
          </w:rPr>
          <w:t>https://doi.org/10.1177/20563051231186353</w:t>
        </w:r>
      </w:hyperlink>
    </w:p>
    <w:p w14:paraId="118331E4" w14:textId="77777777" w:rsidR="00280FF2" w:rsidRDefault="00000000">
      <w:pPr>
        <w:pStyle w:val="Bibliography"/>
      </w:pPr>
      <w:bookmarkStart w:id="247" w:name="ref-Kay2024"/>
      <w:bookmarkEnd w:id="246"/>
      <w:r>
        <w:t xml:space="preserve">Kay, J., Kasirzadeh, A., &amp; Mohamed, S. (2024). </w:t>
      </w:r>
      <w:r>
        <w:rPr>
          <w:i/>
          <w:iCs/>
        </w:rPr>
        <w:t>Epistemic injustice in generative AI</w:t>
      </w:r>
      <w:r>
        <w:t xml:space="preserve">. </w:t>
      </w:r>
      <w:hyperlink r:id="rId26">
        <w:r>
          <w:rPr>
            <w:rStyle w:val="Hyperlink"/>
          </w:rPr>
          <w:t>www.aaai.org</w:t>
        </w:r>
      </w:hyperlink>
    </w:p>
    <w:p w14:paraId="1FC63334" w14:textId="77777777" w:rsidR="00280FF2" w:rsidRDefault="00000000">
      <w:pPr>
        <w:pStyle w:val="Bibliography"/>
      </w:pPr>
      <w:bookmarkStart w:id="248" w:name="ref-konig2023"/>
      <w:bookmarkEnd w:id="247"/>
      <w:r>
        <w:t xml:space="preserve">König, P. D. (2023). Citizen conceptions of democracy and support for artificial intelligence in government and politics. </w:t>
      </w:r>
      <w:r>
        <w:rPr>
          <w:i/>
          <w:iCs/>
        </w:rPr>
        <w:t>European Journal of Political Research</w:t>
      </w:r>
      <w:r>
        <w:t xml:space="preserve">, </w:t>
      </w:r>
      <w:r>
        <w:rPr>
          <w:i/>
          <w:iCs/>
        </w:rPr>
        <w:t>62</w:t>
      </w:r>
      <w:r>
        <w:t xml:space="preserve">, 1280–1300. </w:t>
      </w:r>
      <w:hyperlink r:id="rId27">
        <w:r>
          <w:rPr>
            <w:rStyle w:val="Hyperlink"/>
          </w:rPr>
          <w:t>https://doi.org/10.1111/1475-6765.12570</w:t>
        </w:r>
      </w:hyperlink>
    </w:p>
    <w:p w14:paraId="0E2FB17E" w14:textId="77777777" w:rsidR="00280FF2" w:rsidRDefault="00000000">
      <w:pPr>
        <w:pStyle w:val="Bibliography"/>
      </w:pPr>
      <w:bookmarkStart w:id="249" w:name="ref-koenigwenz2022"/>
      <w:bookmarkEnd w:id="248"/>
      <w:r>
        <w:t xml:space="preserve">König, P. D., &amp; Wenzelburger, G. (2022). Between technochauvinism and human-centrism: Can algorithms improve decision-making in democratic politics? </w:t>
      </w:r>
      <w:r>
        <w:rPr>
          <w:i/>
          <w:iCs/>
        </w:rPr>
        <w:t>European Political Science</w:t>
      </w:r>
      <w:r>
        <w:t xml:space="preserve">, </w:t>
      </w:r>
      <w:r>
        <w:rPr>
          <w:i/>
          <w:iCs/>
        </w:rPr>
        <w:t>21</w:t>
      </w:r>
      <w:r>
        <w:t xml:space="preserve">, 132–149. </w:t>
      </w:r>
      <w:hyperlink r:id="rId28">
        <w:r>
          <w:rPr>
            <w:rStyle w:val="Hyperlink"/>
          </w:rPr>
          <w:t>https://doi.org/10.1057/s41304-020-00298-3</w:t>
        </w:r>
      </w:hyperlink>
    </w:p>
    <w:p w14:paraId="60398B7B" w14:textId="77777777" w:rsidR="00280FF2" w:rsidRDefault="00000000">
      <w:pPr>
        <w:pStyle w:val="Bibliography"/>
      </w:pPr>
      <w:bookmarkStart w:id="250" w:name="ref-Kreps2023"/>
      <w:bookmarkEnd w:id="249"/>
      <w:r>
        <w:t xml:space="preserve">Kreps, S., &amp; Kriner, D. (2023). How AI threatens democracy. </w:t>
      </w:r>
      <w:r>
        <w:rPr>
          <w:i/>
          <w:iCs/>
        </w:rPr>
        <w:t>Journal of Democracy</w:t>
      </w:r>
      <w:r>
        <w:t xml:space="preserve">, </w:t>
      </w:r>
      <w:r>
        <w:rPr>
          <w:i/>
          <w:iCs/>
        </w:rPr>
        <w:t>34</w:t>
      </w:r>
      <w:r>
        <w:t xml:space="preserve">, 122–131. </w:t>
      </w:r>
      <w:hyperlink r:id="rId29">
        <w:r>
          <w:rPr>
            <w:rStyle w:val="Hyperlink"/>
          </w:rPr>
          <w:t>https://doi.org/10.1353/jod.2023.a907693</w:t>
        </w:r>
      </w:hyperlink>
    </w:p>
    <w:p w14:paraId="4A97E5CD" w14:textId="77777777" w:rsidR="00280FF2" w:rsidRDefault="00000000">
      <w:pPr>
        <w:pStyle w:val="Bibliography"/>
      </w:pPr>
      <w:bookmarkStart w:id="251" w:name="ref-luhrmann2021"/>
      <w:bookmarkEnd w:id="250"/>
      <w:r>
        <w:t xml:space="preserve">Lührmann, A. (2021). Disrupting the autocratization sequence: Towards democratic resilience. </w:t>
      </w:r>
      <w:r>
        <w:rPr>
          <w:i/>
          <w:iCs/>
        </w:rPr>
        <w:t>Democratization</w:t>
      </w:r>
      <w:r>
        <w:t xml:space="preserve">, </w:t>
      </w:r>
      <w:r>
        <w:rPr>
          <w:i/>
          <w:iCs/>
        </w:rPr>
        <w:t>28</w:t>
      </w:r>
      <w:r>
        <w:t xml:space="preserve">, 1017–1039. </w:t>
      </w:r>
      <w:hyperlink r:id="rId30">
        <w:r>
          <w:rPr>
            <w:rStyle w:val="Hyperlink"/>
          </w:rPr>
          <w:t>https://doi.org/10.1080/13510347.2021.1928080</w:t>
        </w:r>
      </w:hyperlink>
    </w:p>
    <w:p w14:paraId="39B363BE" w14:textId="77777777" w:rsidR="00280FF2" w:rsidRDefault="00000000">
      <w:pPr>
        <w:pStyle w:val="Bibliography"/>
      </w:pPr>
      <w:bookmarkStart w:id="252" w:name="ref-lührmannlindberg2019"/>
      <w:bookmarkEnd w:id="251"/>
      <w:r>
        <w:t xml:space="preserve">Lührmann, A., &amp; Lindberg, S. I. (2019). A third wave of autocratization is here: What is new about it? </w:t>
      </w:r>
      <w:r>
        <w:rPr>
          <w:i/>
          <w:iCs/>
        </w:rPr>
        <w:t>Democratization</w:t>
      </w:r>
      <w:r>
        <w:t xml:space="preserve">, </w:t>
      </w:r>
      <w:r>
        <w:rPr>
          <w:i/>
          <w:iCs/>
        </w:rPr>
        <w:t>26</w:t>
      </w:r>
      <w:r>
        <w:t>(7), 1095–1113.</w:t>
      </w:r>
    </w:p>
    <w:p w14:paraId="137F6CE0" w14:textId="77777777" w:rsidR="00280FF2" w:rsidRDefault="00000000">
      <w:pPr>
        <w:pStyle w:val="Bibliography"/>
      </w:pPr>
      <w:bookmarkStart w:id="253" w:name="ref-Luhrmann2020"/>
      <w:bookmarkEnd w:id="252"/>
      <w:r>
        <w:t xml:space="preserve">Lührmann, A., Marquardt, K. L., &amp; Mechkova, V. (2020). Constraining governments: New indices of vertical, horizontal, and diagonal accountability. </w:t>
      </w:r>
      <w:r>
        <w:rPr>
          <w:i/>
          <w:iCs/>
        </w:rPr>
        <w:t>American Political Science Review</w:t>
      </w:r>
      <w:r>
        <w:t xml:space="preserve">, </w:t>
      </w:r>
      <w:r>
        <w:rPr>
          <w:i/>
          <w:iCs/>
        </w:rPr>
        <w:t>114</w:t>
      </w:r>
      <w:r>
        <w:t xml:space="preserve">, 811–820. </w:t>
      </w:r>
      <w:hyperlink r:id="rId31">
        <w:r>
          <w:rPr>
            <w:rStyle w:val="Hyperlink"/>
          </w:rPr>
          <w:t>https://doi.org/10.1017/S0003055420000222</w:t>
        </w:r>
      </w:hyperlink>
    </w:p>
    <w:p w14:paraId="26463125" w14:textId="77777777" w:rsidR="00280FF2" w:rsidRDefault="00000000">
      <w:pPr>
        <w:pStyle w:val="Bibliography"/>
      </w:pPr>
      <w:bookmarkStart w:id="254" w:name="ref-Lundberg2025"/>
      <w:bookmarkEnd w:id="253"/>
      <w:r>
        <w:lastRenderedPageBreak/>
        <w:t xml:space="preserve">Lundberg, E., &amp; Mozelius, P. (2025). The potential effects of deepfakes on news media and entertainment. </w:t>
      </w:r>
      <w:r>
        <w:rPr>
          <w:i/>
          <w:iCs/>
        </w:rPr>
        <w:t>AI and Society</w:t>
      </w:r>
      <w:r>
        <w:t xml:space="preserve">, </w:t>
      </w:r>
      <w:r>
        <w:rPr>
          <w:i/>
          <w:iCs/>
        </w:rPr>
        <w:t>40</w:t>
      </w:r>
      <w:r>
        <w:t xml:space="preserve">, 2159–2170. </w:t>
      </w:r>
      <w:hyperlink r:id="rId32">
        <w:r>
          <w:rPr>
            <w:rStyle w:val="Hyperlink"/>
          </w:rPr>
          <w:t>https://doi.org/10.1007/s00146-024-02072-1</w:t>
        </w:r>
      </w:hyperlink>
    </w:p>
    <w:p w14:paraId="4DE32029" w14:textId="77777777" w:rsidR="00280FF2" w:rsidRDefault="00000000">
      <w:pPr>
        <w:pStyle w:val="Bibliography"/>
      </w:pPr>
      <w:bookmarkStart w:id="255" w:name="ref-margettsdorobantu2019"/>
      <w:bookmarkEnd w:id="254"/>
      <w:r>
        <w:t xml:space="preserve">Margetts, H., &amp; Dorobantu, C. (2019). Rethink government with AI. </w:t>
      </w:r>
      <w:r>
        <w:rPr>
          <w:i/>
          <w:iCs/>
        </w:rPr>
        <w:t>Nature</w:t>
      </w:r>
      <w:r>
        <w:t xml:space="preserve">, </w:t>
      </w:r>
      <w:r>
        <w:rPr>
          <w:i/>
          <w:iCs/>
        </w:rPr>
        <w:t>568</w:t>
      </w:r>
      <w:r>
        <w:t xml:space="preserve">(7751). </w:t>
      </w:r>
      <w:hyperlink r:id="rId33">
        <w:r>
          <w:rPr>
            <w:rStyle w:val="Hyperlink"/>
          </w:rPr>
          <w:t>https://doi.org/10.1038/d41586-019-01099-5</w:t>
        </w:r>
      </w:hyperlink>
    </w:p>
    <w:p w14:paraId="6133C78E" w14:textId="77777777" w:rsidR="00280FF2" w:rsidRDefault="00000000">
      <w:pPr>
        <w:pStyle w:val="Bibliography"/>
      </w:pPr>
      <w:bookmarkStart w:id="256" w:name="ref-merkel2026"/>
      <w:bookmarkEnd w:id="255"/>
      <w:r>
        <w:t xml:space="preserve">Merkel, W. (2026). What is democratic resilience? </w:t>
      </w:r>
      <w:r>
        <w:rPr>
          <w:i/>
          <w:iCs/>
        </w:rPr>
        <w:t>Democratization</w:t>
      </w:r>
      <w:r>
        <w:t xml:space="preserve">, </w:t>
      </w:r>
      <w:r>
        <w:rPr>
          <w:i/>
          <w:iCs/>
        </w:rPr>
        <w:t>33</w:t>
      </w:r>
      <w:r>
        <w:t xml:space="preserve">(3), 472–493. </w:t>
      </w:r>
      <w:hyperlink r:id="rId34">
        <w:r>
          <w:rPr>
            <w:rStyle w:val="Hyperlink"/>
          </w:rPr>
          <w:t>https://doi.org/10.1080/13510347.2025.2590677</w:t>
        </w:r>
      </w:hyperlink>
    </w:p>
    <w:p w14:paraId="5E04D7BA" w14:textId="77777777" w:rsidR="00280FF2" w:rsidRDefault="00000000">
      <w:pPr>
        <w:pStyle w:val="Bibliography"/>
      </w:pPr>
      <w:bookmarkStart w:id="257" w:name="ref-merkellührmann2021"/>
      <w:bookmarkEnd w:id="256"/>
      <w:r>
        <w:t xml:space="preserve">Merkel, W., &amp; Lührmann, A. (2021). Resilience of democracies: Responses to illiberal and authoritarian challenges. </w:t>
      </w:r>
      <w:r>
        <w:rPr>
          <w:i/>
          <w:iCs/>
        </w:rPr>
        <w:t>Democratization</w:t>
      </w:r>
      <w:r>
        <w:t xml:space="preserve">, </w:t>
      </w:r>
      <w:r>
        <w:rPr>
          <w:i/>
          <w:iCs/>
        </w:rPr>
        <w:t>28</w:t>
      </w:r>
      <w:r>
        <w:t>(5), 869–884.</w:t>
      </w:r>
    </w:p>
    <w:p w14:paraId="47918824" w14:textId="77777777" w:rsidR="00280FF2" w:rsidRDefault="00000000">
      <w:pPr>
        <w:pStyle w:val="Bibliography"/>
      </w:pPr>
      <w:bookmarkStart w:id="258" w:name="ref-Nasi2025"/>
      <w:bookmarkEnd w:id="257"/>
      <w:r>
        <w:t xml:space="preserve">Nasi, F. (2025). Exacerbating, alleviating, or overcoming? Exploring the nexus between artificial intelligence and the crisis of democracy. </w:t>
      </w:r>
      <w:r>
        <w:rPr>
          <w:i/>
          <w:iCs/>
        </w:rPr>
        <w:t>Discover Artificial Intelligence</w:t>
      </w:r>
      <w:r>
        <w:t xml:space="preserve">, </w:t>
      </w:r>
      <w:r>
        <w:rPr>
          <w:i/>
          <w:iCs/>
        </w:rPr>
        <w:t>5</w:t>
      </w:r>
      <w:r>
        <w:t xml:space="preserve">. </w:t>
      </w:r>
      <w:hyperlink r:id="rId35">
        <w:r>
          <w:rPr>
            <w:rStyle w:val="Hyperlink"/>
          </w:rPr>
          <w:t>https://doi.org/10.1007/s44163-025-00331-8</w:t>
        </w:r>
      </w:hyperlink>
    </w:p>
    <w:p w14:paraId="45C648F9" w14:textId="77777777" w:rsidR="00280FF2" w:rsidRDefault="00000000">
      <w:pPr>
        <w:pStyle w:val="Bibliography"/>
      </w:pPr>
      <w:bookmarkStart w:id="259" w:name="ref-Noveck2026"/>
      <w:bookmarkEnd w:id="258"/>
      <w:r>
        <w:t xml:space="preserve">Noveck, B. S. (2026). </w:t>
      </w:r>
      <w:r>
        <w:rPr>
          <w:i/>
          <w:iCs/>
        </w:rPr>
        <w:t>Reboot AI and the race to save democracy</w:t>
      </w:r>
      <w:r>
        <w:t xml:space="preserve">. Yale Universty Press. </w:t>
      </w:r>
      <w:hyperlink r:id="rId36">
        <w:r>
          <w:rPr>
            <w:rStyle w:val="Hyperlink"/>
          </w:rPr>
          <w:t>https://rebootdemocracy.ai/book</w:t>
        </w:r>
      </w:hyperlink>
    </w:p>
    <w:p w14:paraId="6BDD9558" w14:textId="158BD860" w:rsidR="00280FF2" w:rsidRDefault="71C941D7">
      <w:pPr>
        <w:pStyle w:val="Bibliography"/>
      </w:pPr>
      <w:bookmarkStart w:id="260" w:name="ref-Ohren2026"/>
      <w:bookmarkEnd w:id="259"/>
      <w:r>
        <w:t>Ohren, A., Lüning, E. C., &amp; Markov, Č. (2026). From efficiency to deliberation: Rethinking AI</w:t>
      </w:r>
      <w:r w:rsidR="334CC7D0">
        <w:t>'</w:t>
      </w:r>
      <w:r>
        <w:t xml:space="preserve">s role in institutionalizing democratic innovations. </w:t>
      </w:r>
      <w:r w:rsidRPr="71C941D7">
        <w:rPr>
          <w:i/>
          <w:iCs/>
        </w:rPr>
        <w:t>Politics and Governance</w:t>
      </w:r>
      <w:r>
        <w:t xml:space="preserve">, </w:t>
      </w:r>
      <w:r w:rsidRPr="71C941D7">
        <w:rPr>
          <w:i/>
          <w:iCs/>
        </w:rPr>
        <w:t>14</w:t>
      </w:r>
      <w:r>
        <w:t xml:space="preserve">. </w:t>
      </w:r>
      <w:hyperlink r:id="rId37">
        <w:r w:rsidRPr="71C941D7">
          <w:rPr>
            <w:rStyle w:val="Hyperlink"/>
          </w:rPr>
          <w:t>https://doi.org/10.17645/pag.10632</w:t>
        </w:r>
      </w:hyperlink>
    </w:p>
    <w:p w14:paraId="02C61A8E" w14:textId="77777777" w:rsidR="00280FF2" w:rsidRDefault="00000000">
      <w:pPr>
        <w:pStyle w:val="Bibliography"/>
      </w:pPr>
      <w:bookmarkStart w:id="261" w:name="ref-Ovadya2023"/>
      <w:bookmarkEnd w:id="260"/>
      <w:r>
        <w:t xml:space="preserve">Ovadya, A. (2023). Reimagining democracy for AI. </w:t>
      </w:r>
      <w:r>
        <w:rPr>
          <w:i/>
          <w:iCs/>
        </w:rPr>
        <w:t>Journal of Democracy</w:t>
      </w:r>
      <w:r>
        <w:t xml:space="preserve">, </w:t>
      </w:r>
      <w:r>
        <w:rPr>
          <w:i/>
          <w:iCs/>
        </w:rPr>
        <w:t>34</w:t>
      </w:r>
      <w:r>
        <w:t xml:space="preserve">, 162–170. </w:t>
      </w:r>
      <w:hyperlink r:id="rId38">
        <w:r>
          <w:rPr>
            <w:rStyle w:val="Hyperlink"/>
          </w:rPr>
          <w:t>https://doi.org/10.1353/jod.2023.a907697</w:t>
        </w:r>
      </w:hyperlink>
    </w:p>
    <w:p w14:paraId="3E38D938" w14:textId="77777777" w:rsidR="00280FF2" w:rsidRDefault="00000000">
      <w:pPr>
        <w:pStyle w:val="Bibliography"/>
      </w:pPr>
      <w:bookmarkStart w:id="262" w:name="ref-schedler1999conceptualizing"/>
      <w:bookmarkEnd w:id="261"/>
      <w:r>
        <w:t xml:space="preserve">Schedler, A. (1999). Conceptualizing accountability. </w:t>
      </w:r>
      <w:r>
        <w:rPr>
          <w:i/>
          <w:iCs/>
        </w:rPr>
        <w:t>The Self-Restraining State: Power and Accountability in New Democracies</w:t>
      </w:r>
      <w:r>
        <w:t>, 13–28.</w:t>
      </w:r>
    </w:p>
    <w:p w14:paraId="62B56E19" w14:textId="77777777" w:rsidR="00280FF2" w:rsidRDefault="00000000">
      <w:pPr>
        <w:pStyle w:val="Bibliography"/>
      </w:pPr>
      <w:bookmarkStart w:id="263" w:name="ref-Schmid2026"/>
      <w:bookmarkEnd w:id="262"/>
      <w:r>
        <w:t xml:space="preserve">Schmid, T., Hildesheim, W., &amp; Holoyad, T. (2026). Taxonomy of AI capabilities. </w:t>
      </w:r>
      <w:r>
        <w:rPr>
          <w:i/>
          <w:iCs/>
        </w:rPr>
        <w:t>Managing and Understanding Artificial Intelligence: From Classical to Generative AI</w:t>
      </w:r>
      <w:r>
        <w:t xml:space="preserve">, 119–134. </w:t>
      </w:r>
      <w:hyperlink r:id="rId39">
        <w:r>
          <w:rPr>
            <w:rStyle w:val="Hyperlink"/>
          </w:rPr>
          <w:t>https://doi.org/10.1007/978-3-032-00533-5_8</w:t>
        </w:r>
      </w:hyperlink>
    </w:p>
    <w:p w14:paraId="5AF60983" w14:textId="77777777" w:rsidR="00280FF2" w:rsidRDefault="00000000">
      <w:pPr>
        <w:pStyle w:val="Bibliography"/>
      </w:pPr>
      <w:bookmarkStart w:id="264" w:name="ref-schultz1998"/>
      <w:bookmarkEnd w:id="263"/>
      <w:r>
        <w:t xml:space="preserve">Schultz, J. (1998). </w:t>
      </w:r>
      <w:r>
        <w:rPr>
          <w:i/>
          <w:iCs/>
        </w:rPr>
        <w:t>Reviving the fourth estate: Democracy, accountability and the media</w:t>
      </w:r>
      <w:r>
        <w:t>. Cambridge University Press.</w:t>
      </w:r>
    </w:p>
    <w:p w14:paraId="6B4BC2C6" w14:textId="77777777" w:rsidR="00280FF2" w:rsidRDefault="00000000">
      <w:pPr>
        <w:pStyle w:val="Bibliography"/>
      </w:pPr>
      <w:bookmarkStart w:id="265" w:name="ref-summerfieldetal2025"/>
      <w:bookmarkEnd w:id="264"/>
      <w:r>
        <w:t xml:space="preserve">Summerfield, C., Argyle, L. P., Bakker, M., Collins, T., Durmus, E., Eloundou, T., Gabriel, I., Ganguli, D., Hackenburg, K., Hadfield, G. K., Hewitt, L., Huang, S., Landemore, H., Marchal, N., Ovadya, A., Procaccia, A., Risse, M., Schneier, B., Seger, E., … Botvinick, M. (2025). The impact of advanced AI systems on democracy. </w:t>
      </w:r>
      <w:r>
        <w:rPr>
          <w:i/>
          <w:iCs/>
        </w:rPr>
        <w:t>Nature Human Behaviour</w:t>
      </w:r>
      <w:r>
        <w:t xml:space="preserve">, </w:t>
      </w:r>
      <w:r>
        <w:rPr>
          <w:i/>
          <w:iCs/>
        </w:rPr>
        <w:t>9</w:t>
      </w:r>
      <w:r>
        <w:t xml:space="preserve">(12), 2420–2430. </w:t>
      </w:r>
      <w:hyperlink r:id="rId40">
        <w:r>
          <w:rPr>
            <w:rStyle w:val="Hyperlink"/>
          </w:rPr>
          <w:t>https://doi.org/10.1038/s41562-025-02309-z</w:t>
        </w:r>
      </w:hyperlink>
    </w:p>
    <w:p w14:paraId="5A220559" w14:textId="77777777" w:rsidR="00280FF2" w:rsidRDefault="00000000">
      <w:pPr>
        <w:pStyle w:val="Bibliography"/>
      </w:pPr>
      <w:bookmarkStart w:id="266" w:name="ref-wieringa2020"/>
      <w:bookmarkEnd w:id="265"/>
      <w:r>
        <w:t xml:space="preserve">Wieringa, M. (2020). What to account for when accounting for algorithms: A systematic literature review on algorithmic accountability. </w:t>
      </w:r>
      <w:r>
        <w:rPr>
          <w:i/>
          <w:iCs/>
        </w:rPr>
        <w:t>Proceedings of the 2020 Conference on Fairness, Accountability, and Transparency</w:t>
      </w:r>
      <w:r>
        <w:t xml:space="preserve">, 1–18. </w:t>
      </w:r>
      <w:hyperlink r:id="rId41">
        <w:r>
          <w:rPr>
            <w:rStyle w:val="Hyperlink"/>
          </w:rPr>
          <w:t>https://doi.org/10.1145/3351095.3372833</w:t>
        </w:r>
      </w:hyperlink>
    </w:p>
    <w:p w14:paraId="75FB9174" w14:textId="77777777" w:rsidR="00280FF2" w:rsidRDefault="00000000">
      <w:pPr>
        <w:pStyle w:val="Bibliography"/>
      </w:pPr>
      <w:bookmarkStart w:id="267" w:name="ref-wiewiuraetal2026"/>
      <w:bookmarkEnd w:id="266"/>
      <w:r>
        <w:t xml:space="preserve">Wiewiura, J., Jørgensen, A., &amp; Ploug, T. (2026). AI and democracy: Mapping notions, debates and challenges. </w:t>
      </w:r>
      <w:r>
        <w:rPr>
          <w:i/>
          <w:iCs/>
        </w:rPr>
        <w:t>Philosophy &amp; Technology</w:t>
      </w:r>
      <w:r>
        <w:t xml:space="preserve">, </w:t>
      </w:r>
      <w:r>
        <w:rPr>
          <w:i/>
          <w:iCs/>
        </w:rPr>
        <w:t>39</w:t>
      </w:r>
      <w:r>
        <w:t xml:space="preserve">(3). </w:t>
      </w:r>
      <w:hyperlink r:id="rId42">
        <w:r>
          <w:rPr>
            <w:rStyle w:val="Hyperlink"/>
          </w:rPr>
          <w:t>https://doi.org/10.1007/s13347-026-01167-5</w:t>
        </w:r>
      </w:hyperlink>
      <w:bookmarkEnd w:id="224"/>
      <w:bookmarkEnd w:id="226"/>
      <w:bookmarkEnd w:id="267"/>
    </w:p>
    <w:sectPr w:rsidR="00280FF2">
      <w:pgSz w:w="12240" w:h="15840"/>
      <w:pgMar w:top="1440" w:right="1080" w:bottom="1440" w:left="108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 w:author="Max Groemping" w:date="2026-09-30T19:16:00Z" w:initials="MG">
    <w:p w14:paraId="48FEAE98" w14:textId="0A666512" w:rsidR="00000000" w:rsidRDefault="00000000">
      <w:r>
        <w:annotationRef/>
      </w:r>
      <w:r w:rsidRPr="7A0613C0">
        <w:t>If in the first half page we could work up to a succinct statement of aims, we';; be in a good position.</w:t>
      </w:r>
    </w:p>
    <w:p w14:paraId="1F1D4E71" w14:textId="3BB7A217" w:rsidR="00000000" w:rsidRDefault="00000000">
      <w:r w:rsidRPr="28ACAB09">
        <w:t>What is the problem? What don't we know about it? How do we address what is not known in a groundbreaking way?   Therefore, the project aims to....</w:t>
      </w:r>
    </w:p>
  </w:comment>
  <w:comment w:id="3" w:author="Max Groemping" w:date="2026-09-30T19:13:00Z" w:initials="MG">
    <w:p w14:paraId="7B34C465" w14:textId="2962FE1D" w:rsidR="00000000" w:rsidRDefault="00000000">
      <w:r>
        <w:annotationRef/>
      </w:r>
      <w:r w:rsidRPr="41E74811">
        <w:t>Maybe these two paragraph could be worked into the ones below, working up to the model.</w:t>
      </w:r>
    </w:p>
    <w:p w14:paraId="4205AE77" w14:textId="596BEAE6" w:rsidR="00000000" w:rsidRDefault="00000000">
      <w:r w:rsidRPr="3A2E5050">
        <w:t>I do think we might want to introduce the systems/information processing view of democracy right from the start, rather than bringing it in halfway through.</w:t>
      </w:r>
    </w:p>
  </w:comment>
  <w:comment w:id="7" w:author="Seraphine Maerz" w:date="2026-09-30T08:24:00Z" w:initials="SM">
    <w:p w14:paraId="154B2597" w14:textId="56690515" w:rsidR="00000000" w:rsidRDefault="00000000">
      <w:r>
        <w:annotationRef/>
      </w:r>
      <w:r w:rsidRPr="4F063DA3">
        <w:t>Add an intro paragraph or table of content as guidance for WP leads and team members for what this concept note contains and where we need their input most</w:t>
      </w:r>
    </w:p>
  </w:comment>
  <w:comment w:id="15" w:author="constanza.sanhueza" w:date="2026-09-28T11:41:00Z" w:initials="co">
    <w:p w14:paraId="37B04381" w14:textId="78CADB0A" w:rsidR="00000000" w:rsidRDefault="00000000">
      <w:r>
        <w:annotationRef/>
      </w:r>
      <w:r w:rsidRPr="11D09C2C">
        <w:t>Add 2-3 sentences to anchor the concept better for non political scientisist</w:t>
      </w:r>
    </w:p>
  </w:comment>
  <w:comment w:id="69" w:author="constanza.sanhueza" w:date="2026-09-28T10:37:00Z" w:initials="co">
    <w:p w14:paraId="272E7680" w14:textId="6373A313" w:rsidR="00000000" w:rsidRDefault="00000000">
      <w:r>
        <w:annotationRef/>
      </w:r>
      <w:r w:rsidRPr="2A2BA314">
        <w:t>"FROM CALL: Projects should contribute to all of the following expected outcomes: </w:t>
      </w:r>
    </w:p>
    <w:p w14:paraId="774DF530" w14:textId="3B13BF86" w:rsidR="00000000" w:rsidRDefault="00000000"/>
    <w:p w14:paraId="50218DB7" w14:textId="42ABA594" w:rsidR="00000000" w:rsidRDefault="00000000">
      <w:r w:rsidRPr="53C6D18D">
        <w:t>EU institutions and national decision-makers, civil society organisations and other societal actors and citizens at large are better equipped, with new data, knowledge and methods, to confront threats and challenges of democracies as well as to enhance their inclusiveness and participatory elan. </w:t>
      </w:r>
    </w:p>
    <w:p w14:paraId="6ED221CC" w14:textId="3E13CA58" w:rsidR="00000000" w:rsidRDefault="00000000">
      <w:r w:rsidRPr="2D338E40">
        <w:t>Strengthened citizens’ long-lasting engagement in the democratic life, including but going beyond electoral processes, and increased trust in democratic institutions.  </w:t>
      </w:r>
    </w:p>
    <w:p w14:paraId="529A5F20" w14:textId="013E6269" w:rsidR="00000000" w:rsidRDefault="00000000">
      <w:r w:rsidRPr="0A382A4A">
        <w:t>"</w:t>
      </w:r>
    </w:p>
  </w:comment>
  <w:comment w:id="90" w:author="constanza.sanhueza" w:date="2026-09-30T09:25:00Z" w:initials="co">
    <w:p w14:paraId="740A3EDD" w14:textId="3949D1D9" w:rsidR="00000000" w:rsidRDefault="00000000">
      <w:r>
        <w:annotationRef/>
      </w:r>
      <w:r w:rsidRPr="114C8C9A">
        <w:t>mention horizontal, vertical and diagonal?</w:t>
      </w:r>
    </w:p>
  </w:comment>
  <w:comment w:id="91" w:author="constanza.sanhueza" w:date="2026-09-30T09:27:00Z" w:initials="co">
    <w:p w14:paraId="38CD113F" w14:textId="705D1601" w:rsidR="00000000" w:rsidRDefault="00000000">
      <w:r>
        <w:annotationRef/>
      </w:r>
      <w:r w:rsidRPr="116AA0B5">
        <w:t>groups?</w:t>
      </w:r>
    </w:p>
  </w:comment>
  <w:comment w:id="98" w:author="constanza.sanhueza" w:date="2026-09-27T22:43:00Z" w:initials="co">
    <w:p w14:paraId="55DE7608" w14:textId="5C75F671" w:rsidR="00000000" w:rsidRDefault="00000000">
      <w:r>
        <w:annotationRef/>
      </w:r>
      <w:r w:rsidRPr="770EF4A2">
        <w:t xml:space="preserve">General comment: the WP need to be a more articulated (in the titles and concepts) to the theoretical framework: </w:t>
      </w:r>
      <w:r w:rsidRPr="7D320E81">
        <w:rPr>
          <w:b/>
          <w:bCs/>
        </w:rPr>
        <w:t>Informational autonom</w:t>
      </w:r>
      <w:r w:rsidRPr="2D405757">
        <w:t xml:space="preserve">y </w:t>
      </w:r>
      <w:r w:rsidRPr="24A112D9">
        <w:rPr>
          <w:u w:val="single"/>
        </w:rPr>
        <w:t>refers to</w:t>
      </w:r>
      <w:r w:rsidRPr="1A08A40A">
        <w:rPr>
          <w:strike/>
        </w:rPr>
        <w:t>is</w:t>
      </w:r>
      <w:r w:rsidRPr="083D3BD7">
        <w:t xml:space="preserve"> citizens’ capacity to</w:t>
      </w:r>
      <w:r w:rsidRPr="2F82735F">
        <w:rPr>
          <w:u w:val="single"/>
        </w:rPr>
        <w:t xml:space="preserve"> gather information,</w:t>
      </w:r>
      <w:r w:rsidRPr="49C656AF">
        <w:t xml:space="preserve"> form</w:t>
      </w:r>
      <w:r w:rsidRPr="12792B01">
        <w:rPr>
          <w:u w:val="single"/>
        </w:rPr>
        <w:t xml:space="preserve"> opinions</w:t>
      </w:r>
      <w:r w:rsidRPr="0C8631F7">
        <w:t xml:space="preserve"> and act on their own judgments (Anderson &amp; Pro, 2026; Dahl, 1989).  </w:t>
      </w:r>
    </w:p>
    <w:p w14:paraId="71B067AB" w14:textId="35FEDFC2" w:rsidR="00000000" w:rsidRDefault="00000000">
      <w:r w:rsidRPr="48EABF60">
        <w:rPr>
          <w:b/>
          <w:bCs/>
        </w:rPr>
        <w:t xml:space="preserve">Informational integrity is </w:t>
      </w:r>
      <w:r w:rsidRPr="5DF33B5A">
        <w:rPr>
          <w:b/>
          <w:bCs/>
          <w:u w:val="single"/>
        </w:rPr>
        <w:t xml:space="preserve">defined by </w:t>
      </w:r>
      <w:r w:rsidRPr="686C4F95">
        <w:rPr>
          <w:b/>
          <w:bCs/>
          <w:strike/>
        </w:rPr>
        <w:t>the</w:t>
      </w:r>
      <w:r w:rsidRPr="4D916486">
        <w:rPr>
          <w:b/>
          <w:bCs/>
          <w:u w:val="single"/>
        </w:rPr>
        <w:t xml:space="preserve"> the</w:t>
      </w:r>
      <w:r w:rsidRPr="03FAC700">
        <w:rPr>
          <w:b/>
          <w:bCs/>
        </w:rPr>
        <w:t xml:space="preserve"> accuracy and plurality of the shared evidence base</w:t>
      </w:r>
      <w:r w:rsidRPr="3E94E8DB">
        <w:rPr>
          <w:b/>
          <w:bCs/>
          <w:u w:val="single"/>
        </w:rPr>
        <w:t xml:space="preserve"> available</w:t>
      </w:r>
      <w:r w:rsidRPr="2EF99EF4">
        <w:rPr>
          <w:b/>
          <w:bCs/>
        </w:rPr>
        <w:t xml:space="preserve"> an</w:t>
      </w:r>
      <w:r w:rsidRPr="6CBE1C7F">
        <w:rPr>
          <w:b/>
          <w:bCs/>
          <w:u w:val="single"/>
        </w:rPr>
        <w:t xml:space="preserve"> the</w:t>
      </w:r>
      <w:r w:rsidRPr="37BB1094">
        <w:rPr>
          <w:b/>
          <w:bCs/>
          <w:strike/>
        </w:rPr>
        <w:t>d</w:t>
      </w:r>
      <w:r w:rsidRPr="3D169631">
        <w:rPr>
          <w:b/>
          <w:bCs/>
        </w:rPr>
        <w:t xml:space="preserve"> information ecosystems citizens and institutions draw on </w:t>
      </w:r>
      <w:r w:rsidRPr="304E1265">
        <w:t>(Dahl, 1989; Habermas, 1962).  </w:t>
      </w:r>
    </w:p>
    <w:p w14:paraId="5C6D7B82" w14:textId="33BC4CCA" w:rsidR="00000000" w:rsidRDefault="00000000">
      <w:r w:rsidRPr="11DDD33C">
        <w:rPr>
          <w:b/>
          <w:bCs/>
        </w:rPr>
        <w:t xml:space="preserve">Informational accountability </w:t>
      </w:r>
      <w:r w:rsidRPr="63C58CCE">
        <w:rPr>
          <w:b/>
          <w:bCs/>
          <w:u w:val="single"/>
        </w:rPr>
        <w:t>is defined as</w:t>
      </w:r>
      <w:r w:rsidRPr="2D74156D">
        <w:rPr>
          <w:b/>
          <w:bCs/>
          <w:strike/>
        </w:rPr>
        <w:t>is</w:t>
      </w:r>
      <w:r w:rsidRPr="32B00C42">
        <w:rPr>
          <w:b/>
          <w:bCs/>
        </w:rPr>
        <w:t xml:space="preserve"> institutions’ exposure to being checked and corrected</w:t>
      </w:r>
      <w:r w:rsidRPr="670494F8">
        <w:t xml:space="preserve"> (Bovens, 2007; Schedler, 1999).  </w:t>
      </w:r>
    </w:p>
    <w:p w14:paraId="1D51B9D5" w14:textId="35C056FE" w:rsidR="00000000" w:rsidRDefault="00000000"/>
  </w:comment>
  <w:comment w:id="99" w:author="Seraphine Maerz" w:date="2026-09-30T08:22:00Z" w:initials="SM">
    <w:p w14:paraId="2F2A57FF" w14:textId="4EA0CACA" w:rsidR="00000000" w:rsidRDefault="00000000">
      <w:r>
        <w:annotationRef/>
      </w:r>
      <w:r w:rsidRPr="764D77F8">
        <w:rPr>
          <w:b/>
          <w:bCs/>
        </w:rPr>
        <w:t xml:space="preserve">Informational accountability is defined as </w:t>
      </w:r>
      <w:r w:rsidRPr="59113FBC">
        <w:t>the informational conditions through which institutions become answerable to those with the authority or capacity to check them (Bovens, 2007; Schedler, 1999).  </w:t>
      </w:r>
    </w:p>
  </w:comment>
  <w:comment w:id="192" w:author="constanza.sanhueza" w:date="2026-09-28T09:10:00Z" w:initials="co">
    <w:p w14:paraId="546A3DE5" w14:textId="4361AE1F" w:rsidR="00000000" w:rsidRDefault="00000000">
      <w:r>
        <w:annotationRef/>
      </w:r>
      <w:r w:rsidRPr="04E09311">
        <w:t xml:space="preserve">Not sure the tasks are answering this question yet. It needs more work. </w:t>
      </w:r>
    </w:p>
  </w:comment>
  <w:comment w:id="202" w:author="constanza.sanhueza" w:date="2026-09-30T09:18:00Z" w:initials="co">
    <w:p w14:paraId="5CFA065E" w14:textId="7A6812B4" w:rsidR="00000000" w:rsidRDefault="00000000">
      <w:r>
        <w:annotationRef/>
      </w:r>
      <w:r w:rsidRPr="74F7CCEF">
        <w:t>Should this be only about labeling? Many othe interventions can improve trust...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F1D4E71" w15:done="0"/>
  <w15:commentEx w15:paraId="4205AE77" w15:done="0"/>
  <w15:commentEx w15:paraId="154B2597" w15:done="0"/>
  <w15:commentEx w15:paraId="37B04381" w15:done="0"/>
  <w15:commentEx w15:paraId="529A5F20" w15:done="0"/>
  <w15:commentEx w15:paraId="740A3EDD" w15:done="0"/>
  <w15:commentEx w15:paraId="38CD113F" w15:done="0"/>
  <w15:commentEx w15:paraId="1D51B9D5" w15:done="0"/>
  <w15:commentEx w15:paraId="2F2A57FF" w15:paraIdParent="1D51B9D5" w15:done="0"/>
  <w15:commentEx w15:paraId="546A3DE5" w15:done="0"/>
  <w15:commentEx w15:paraId="5CFA06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330E626" w16cex:dateUtc="2026-09-30T09:16:00Z"/>
  <w16cex:commentExtensible w16cex:durableId="2F66D304" w16cex:dateUtc="2026-09-30T09:13:00Z"/>
  <w16cex:commentExtensible w16cex:durableId="173D8E68" w16cex:dateUtc="2026-09-29T22:24:00Z"/>
  <w16cex:commentExtensible w16cex:durableId="2DCD30E5" w16cex:dateUtc="2026-09-28T01:41:00Z"/>
  <w16cex:commentExtensible w16cex:durableId="711F9243" w16cex:dateUtc="2026-09-28T00:37:00Z"/>
  <w16cex:commentExtensible w16cex:durableId="1C154C2A" w16cex:dateUtc="2026-09-29T23:25:00Z"/>
  <w16cex:commentExtensible w16cex:durableId="54B7E1C8" w16cex:dateUtc="2026-09-29T23:27:00Z"/>
  <w16cex:commentExtensible w16cex:durableId="68D3F2B0" w16cex:dateUtc="2026-09-27T12:43:00Z"/>
  <w16cex:commentExtensible w16cex:durableId="784C8C0C" w16cex:dateUtc="2026-09-29T22:22:00Z"/>
  <w16cex:commentExtensible w16cex:durableId="240D2A80" w16cex:dateUtc="2026-09-27T23:10:00Z"/>
  <w16cex:commentExtensible w16cex:durableId="1D59AA0D" w16cex:dateUtc="2026-09-29T23: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F1D4E71" w16cid:durableId="0330E626"/>
  <w16cid:commentId w16cid:paraId="4205AE77" w16cid:durableId="2F66D304"/>
  <w16cid:commentId w16cid:paraId="154B2597" w16cid:durableId="173D8E68"/>
  <w16cid:commentId w16cid:paraId="37B04381" w16cid:durableId="2DCD30E5"/>
  <w16cid:commentId w16cid:paraId="529A5F20" w16cid:durableId="711F9243"/>
  <w16cid:commentId w16cid:paraId="740A3EDD" w16cid:durableId="1C154C2A"/>
  <w16cid:commentId w16cid:paraId="38CD113F" w16cid:durableId="54B7E1C8"/>
  <w16cid:commentId w16cid:paraId="1D51B9D5" w16cid:durableId="68D3F2B0"/>
  <w16cid:commentId w16cid:paraId="2F2A57FF" w16cid:durableId="784C8C0C"/>
  <w16cid:commentId w16cid:paraId="546A3DE5" w16cid:durableId="240D2A80"/>
  <w16cid:commentId w16cid:paraId="5CFA065E" w16cid:durableId="1D59AA0D"/>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AC84F4E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525C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482D518E"/>
    <w:multiLevelType w:val="hybridMultilevel"/>
    <w:tmpl w:val="217C1480"/>
    <w:lvl w:ilvl="0" w:tplc="E490FD48">
      <w:start w:val="1"/>
      <w:numFmt w:val="decimal"/>
      <w:lvlText w:val="%1."/>
      <w:lvlJc w:val="left"/>
      <w:pPr>
        <w:ind w:left="720" w:hanging="360"/>
      </w:pPr>
    </w:lvl>
    <w:lvl w:ilvl="1" w:tplc="6CCC3F1A">
      <w:start w:val="1"/>
      <w:numFmt w:val="lowerLetter"/>
      <w:lvlText w:val="%2."/>
      <w:lvlJc w:val="left"/>
      <w:pPr>
        <w:ind w:left="1440" w:hanging="360"/>
      </w:pPr>
    </w:lvl>
    <w:lvl w:ilvl="2" w:tplc="34A614BA">
      <w:start w:val="1"/>
      <w:numFmt w:val="lowerRoman"/>
      <w:lvlText w:val="%3."/>
      <w:lvlJc w:val="right"/>
      <w:pPr>
        <w:ind w:left="2160" w:hanging="180"/>
      </w:pPr>
    </w:lvl>
    <w:lvl w:ilvl="3" w:tplc="89DC381C">
      <w:start w:val="1"/>
      <w:numFmt w:val="decimal"/>
      <w:lvlText w:val="%4."/>
      <w:lvlJc w:val="left"/>
      <w:pPr>
        <w:ind w:left="2880" w:hanging="360"/>
      </w:pPr>
    </w:lvl>
    <w:lvl w:ilvl="4" w:tplc="0C92B9B4">
      <w:start w:val="1"/>
      <w:numFmt w:val="lowerLetter"/>
      <w:lvlText w:val="%5."/>
      <w:lvlJc w:val="left"/>
      <w:pPr>
        <w:ind w:left="3600" w:hanging="360"/>
      </w:pPr>
    </w:lvl>
    <w:lvl w:ilvl="5" w:tplc="DDB6342A">
      <w:start w:val="1"/>
      <w:numFmt w:val="lowerRoman"/>
      <w:lvlText w:val="%6."/>
      <w:lvlJc w:val="right"/>
      <w:pPr>
        <w:ind w:left="4320" w:hanging="180"/>
      </w:pPr>
    </w:lvl>
    <w:lvl w:ilvl="6" w:tplc="AE220078">
      <w:start w:val="1"/>
      <w:numFmt w:val="decimal"/>
      <w:lvlText w:val="%7."/>
      <w:lvlJc w:val="left"/>
      <w:pPr>
        <w:ind w:left="5040" w:hanging="360"/>
      </w:pPr>
    </w:lvl>
    <w:lvl w:ilvl="7" w:tplc="3F40D56C">
      <w:start w:val="1"/>
      <w:numFmt w:val="lowerLetter"/>
      <w:lvlText w:val="%8."/>
      <w:lvlJc w:val="left"/>
      <w:pPr>
        <w:ind w:left="5760" w:hanging="360"/>
      </w:pPr>
    </w:lvl>
    <w:lvl w:ilvl="8" w:tplc="0D747EFE">
      <w:start w:val="1"/>
      <w:numFmt w:val="lowerRoman"/>
      <w:lvlText w:val="%9."/>
      <w:lvlJc w:val="right"/>
      <w:pPr>
        <w:ind w:left="6480" w:hanging="180"/>
      </w:pPr>
    </w:lvl>
  </w:abstractNum>
  <w:abstractNum w:abstractNumId="3" w15:restartNumberingAfterBreak="0">
    <w:nsid w:val="553B105A"/>
    <w:multiLevelType w:val="hybridMultilevel"/>
    <w:tmpl w:val="7E8407CA"/>
    <w:lvl w:ilvl="0" w:tplc="38E4CA26">
      <w:start w:val="1"/>
      <w:numFmt w:val="bullet"/>
      <w:lvlText w:val="§"/>
      <w:lvlJc w:val="left"/>
      <w:pPr>
        <w:ind w:left="720" w:hanging="360"/>
      </w:pPr>
      <w:rPr>
        <w:rFonts w:ascii="Wingdings" w:hAnsi="Wingdings" w:hint="default"/>
      </w:rPr>
    </w:lvl>
    <w:lvl w:ilvl="1" w:tplc="B1C09A06">
      <w:start w:val="1"/>
      <w:numFmt w:val="bullet"/>
      <w:lvlText w:val="o"/>
      <w:lvlJc w:val="left"/>
      <w:pPr>
        <w:ind w:left="1440" w:hanging="360"/>
      </w:pPr>
      <w:rPr>
        <w:rFonts w:ascii="Courier New" w:hAnsi="Courier New" w:hint="default"/>
      </w:rPr>
    </w:lvl>
    <w:lvl w:ilvl="2" w:tplc="5008AC34">
      <w:start w:val="1"/>
      <w:numFmt w:val="bullet"/>
      <w:lvlText w:val=""/>
      <w:lvlJc w:val="left"/>
      <w:pPr>
        <w:ind w:left="2160" w:hanging="360"/>
      </w:pPr>
      <w:rPr>
        <w:rFonts w:ascii="Wingdings" w:hAnsi="Wingdings" w:hint="default"/>
      </w:rPr>
    </w:lvl>
    <w:lvl w:ilvl="3" w:tplc="DBB2DDF0">
      <w:start w:val="1"/>
      <w:numFmt w:val="bullet"/>
      <w:lvlText w:val=""/>
      <w:lvlJc w:val="left"/>
      <w:pPr>
        <w:ind w:left="2880" w:hanging="360"/>
      </w:pPr>
      <w:rPr>
        <w:rFonts w:ascii="Symbol" w:hAnsi="Symbol" w:hint="default"/>
      </w:rPr>
    </w:lvl>
    <w:lvl w:ilvl="4" w:tplc="CF98AAE2">
      <w:start w:val="1"/>
      <w:numFmt w:val="bullet"/>
      <w:lvlText w:val="o"/>
      <w:lvlJc w:val="left"/>
      <w:pPr>
        <w:ind w:left="3600" w:hanging="360"/>
      </w:pPr>
      <w:rPr>
        <w:rFonts w:ascii="Courier New" w:hAnsi="Courier New" w:hint="default"/>
      </w:rPr>
    </w:lvl>
    <w:lvl w:ilvl="5" w:tplc="365E267A">
      <w:start w:val="1"/>
      <w:numFmt w:val="bullet"/>
      <w:lvlText w:val=""/>
      <w:lvlJc w:val="left"/>
      <w:pPr>
        <w:ind w:left="4320" w:hanging="360"/>
      </w:pPr>
      <w:rPr>
        <w:rFonts w:ascii="Wingdings" w:hAnsi="Wingdings" w:hint="default"/>
      </w:rPr>
    </w:lvl>
    <w:lvl w:ilvl="6" w:tplc="67C8D716">
      <w:start w:val="1"/>
      <w:numFmt w:val="bullet"/>
      <w:lvlText w:val=""/>
      <w:lvlJc w:val="left"/>
      <w:pPr>
        <w:ind w:left="5040" w:hanging="360"/>
      </w:pPr>
      <w:rPr>
        <w:rFonts w:ascii="Symbol" w:hAnsi="Symbol" w:hint="default"/>
      </w:rPr>
    </w:lvl>
    <w:lvl w:ilvl="7" w:tplc="E3DE4E62">
      <w:start w:val="1"/>
      <w:numFmt w:val="bullet"/>
      <w:lvlText w:val="o"/>
      <w:lvlJc w:val="left"/>
      <w:pPr>
        <w:ind w:left="5760" w:hanging="360"/>
      </w:pPr>
      <w:rPr>
        <w:rFonts w:ascii="Courier New" w:hAnsi="Courier New" w:hint="default"/>
      </w:rPr>
    </w:lvl>
    <w:lvl w:ilvl="8" w:tplc="6AB03902">
      <w:start w:val="1"/>
      <w:numFmt w:val="bullet"/>
      <w:lvlText w:val=""/>
      <w:lvlJc w:val="left"/>
      <w:pPr>
        <w:ind w:left="6480" w:hanging="360"/>
      </w:pPr>
      <w:rPr>
        <w:rFonts w:ascii="Wingdings" w:hAnsi="Wingdings" w:hint="default"/>
      </w:rPr>
    </w:lvl>
  </w:abstractNum>
  <w:abstractNum w:abstractNumId="4" w15:restartNumberingAfterBreak="0">
    <w:nsid w:val="5F08784D"/>
    <w:multiLevelType w:val="hybridMultilevel"/>
    <w:tmpl w:val="9508CB44"/>
    <w:lvl w:ilvl="0" w:tplc="97507D0E">
      <w:start w:val="1"/>
      <w:numFmt w:val="decimal"/>
      <w:lvlText w:val="(%1)"/>
      <w:lvlJc w:val="left"/>
      <w:pPr>
        <w:ind w:left="720" w:hanging="360"/>
      </w:pPr>
    </w:lvl>
    <w:lvl w:ilvl="1" w:tplc="FBDE2B3A">
      <w:start w:val="1"/>
      <w:numFmt w:val="lowerLetter"/>
      <w:lvlText w:val="%2."/>
      <w:lvlJc w:val="left"/>
      <w:pPr>
        <w:ind w:left="1440" w:hanging="360"/>
      </w:pPr>
    </w:lvl>
    <w:lvl w:ilvl="2" w:tplc="CB6C84F6">
      <w:start w:val="1"/>
      <w:numFmt w:val="lowerRoman"/>
      <w:lvlText w:val="%3."/>
      <w:lvlJc w:val="right"/>
      <w:pPr>
        <w:ind w:left="2160" w:hanging="180"/>
      </w:pPr>
    </w:lvl>
    <w:lvl w:ilvl="3" w:tplc="77FC7598">
      <w:start w:val="1"/>
      <w:numFmt w:val="decimal"/>
      <w:lvlText w:val="%4."/>
      <w:lvlJc w:val="left"/>
      <w:pPr>
        <w:ind w:left="2880" w:hanging="360"/>
      </w:pPr>
    </w:lvl>
    <w:lvl w:ilvl="4" w:tplc="E7346CD2">
      <w:start w:val="1"/>
      <w:numFmt w:val="lowerLetter"/>
      <w:lvlText w:val="%5."/>
      <w:lvlJc w:val="left"/>
      <w:pPr>
        <w:ind w:left="3600" w:hanging="360"/>
      </w:pPr>
    </w:lvl>
    <w:lvl w:ilvl="5" w:tplc="3564A45C">
      <w:start w:val="1"/>
      <w:numFmt w:val="lowerRoman"/>
      <w:lvlText w:val="%6."/>
      <w:lvlJc w:val="right"/>
      <w:pPr>
        <w:ind w:left="4320" w:hanging="180"/>
      </w:pPr>
    </w:lvl>
    <w:lvl w:ilvl="6" w:tplc="034E1592">
      <w:start w:val="1"/>
      <w:numFmt w:val="decimal"/>
      <w:lvlText w:val="%7."/>
      <w:lvlJc w:val="left"/>
      <w:pPr>
        <w:ind w:left="5040" w:hanging="360"/>
      </w:pPr>
    </w:lvl>
    <w:lvl w:ilvl="7" w:tplc="F3E41E64">
      <w:start w:val="1"/>
      <w:numFmt w:val="lowerLetter"/>
      <w:lvlText w:val="%8."/>
      <w:lvlJc w:val="left"/>
      <w:pPr>
        <w:ind w:left="5760" w:hanging="360"/>
      </w:pPr>
    </w:lvl>
    <w:lvl w:ilvl="8" w:tplc="44FCC338">
      <w:start w:val="1"/>
      <w:numFmt w:val="lowerRoman"/>
      <w:lvlText w:val="%9."/>
      <w:lvlJc w:val="right"/>
      <w:pPr>
        <w:ind w:left="6480" w:hanging="180"/>
      </w:pPr>
    </w:lvl>
  </w:abstractNum>
  <w:abstractNum w:abstractNumId="5" w15:restartNumberingAfterBreak="0">
    <w:nsid w:val="5F0F6547"/>
    <w:multiLevelType w:val="multilevel"/>
    <w:tmpl w:val="089A4CF2"/>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6" w15:restartNumberingAfterBreak="0">
    <w:nsid w:val="65EA9C37"/>
    <w:multiLevelType w:val="multilevel"/>
    <w:tmpl w:val="1B3E7D3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124081523">
    <w:abstractNumId w:val="5"/>
  </w:num>
  <w:num w:numId="2" w16cid:durableId="752630392">
    <w:abstractNumId w:val="3"/>
  </w:num>
  <w:num w:numId="3" w16cid:durableId="2061897818">
    <w:abstractNumId w:val="6"/>
  </w:num>
  <w:num w:numId="4" w16cid:durableId="1593465745">
    <w:abstractNumId w:val="2"/>
  </w:num>
  <w:num w:numId="5" w16cid:durableId="806556361">
    <w:abstractNumId w:val="4"/>
  </w:num>
  <w:num w:numId="6" w16cid:durableId="1444300840">
    <w:abstractNumId w:val="0"/>
  </w:num>
  <w:num w:numId="7" w16cid:durableId="1625959785">
    <w:abstractNumId w:val="1"/>
  </w:num>
  <w:num w:numId="8" w16cid:durableId="90321251">
    <w:abstractNumId w:val="1"/>
  </w:num>
  <w:num w:numId="9" w16cid:durableId="1235967883">
    <w:abstractNumId w:val="1"/>
  </w:num>
  <w:num w:numId="10" w16cid:durableId="72360850">
    <w:abstractNumId w:val="1"/>
  </w:num>
  <w:num w:numId="11" w16cid:durableId="1522746498">
    <w:abstractNumId w:val="1"/>
  </w:num>
  <w:num w:numId="12" w16cid:durableId="1581057164">
    <w:abstractNumId w:val="1"/>
  </w:num>
  <w:num w:numId="13" w16cid:durableId="382407000">
    <w:abstractNumId w:val="1"/>
  </w:num>
  <w:num w:numId="14" w16cid:durableId="1280797092">
    <w:abstractNumId w:val="1"/>
  </w:num>
  <w:num w:numId="15" w16cid:durableId="1796293666">
    <w:abstractNumId w:val="1"/>
  </w:num>
  <w:num w:numId="16" w16cid:durableId="1334601201">
    <w:abstractNumId w:val="1"/>
  </w:num>
  <w:num w:numId="17" w16cid:durableId="937465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Constanza Sanhueza">
    <w15:presenceInfo w15:providerId="AD" w15:userId="S::constanza.sanhueza_anu.edu.au#ext#@unimelbcloud.onmicrosoft.com::c86b7b66-76f9-4ee1-943a-dac384de89a4"/>
  </w15:person>
  <w15:person w15:author="Max Groemping">
    <w15:presenceInfo w15:providerId="AD" w15:userId="S::m.groemping_griffith.edu.au#ext#@unimelbcloud.onmicrosoft.com::d67e2fe5-d119-4d21-bdc3-2a8f199ea00e"/>
  </w15:person>
  <w15:person w15:author="Seraphine Maerz">
    <w15:presenceInfo w15:providerId="AD" w15:userId="S::seraphine.maerz@unimelb.edu.au::4feade39-31e1-4165-8606-bd94ba2c25d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1B3D"/>
    <w:rsid w:val="000A2DA3"/>
    <w:rsid w:val="00130224"/>
    <w:rsid w:val="00280FF2"/>
    <w:rsid w:val="00CC1B3D"/>
    <w:rsid w:val="00D040DF"/>
    <w:rsid w:val="00D0680D"/>
    <w:rsid w:val="0122F997"/>
    <w:rsid w:val="01237D25"/>
    <w:rsid w:val="020C0075"/>
    <w:rsid w:val="0214AE16"/>
    <w:rsid w:val="0242346E"/>
    <w:rsid w:val="0263CE98"/>
    <w:rsid w:val="02A5E721"/>
    <w:rsid w:val="02E3A1BB"/>
    <w:rsid w:val="0329FE73"/>
    <w:rsid w:val="03377C8B"/>
    <w:rsid w:val="037111C4"/>
    <w:rsid w:val="0395149B"/>
    <w:rsid w:val="0442331F"/>
    <w:rsid w:val="04CA32F0"/>
    <w:rsid w:val="0509AAAD"/>
    <w:rsid w:val="05479E56"/>
    <w:rsid w:val="0583A0D4"/>
    <w:rsid w:val="0591C1A9"/>
    <w:rsid w:val="06D6C7C3"/>
    <w:rsid w:val="06D87A7B"/>
    <w:rsid w:val="07593CCD"/>
    <w:rsid w:val="0761987B"/>
    <w:rsid w:val="07A17A93"/>
    <w:rsid w:val="086C9503"/>
    <w:rsid w:val="091E9436"/>
    <w:rsid w:val="0A61711D"/>
    <w:rsid w:val="0AD19994"/>
    <w:rsid w:val="0AEDDC17"/>
    <w:rsid w:val="0B327D5D"/>
    <w:rsid w:val="0B3687A1"/>
    <w:rsid w:val="0B7DA3C9"/>
    <w:rsid w:val="0BDD906C"/>
    <w:rsid w:val="0C28459F"/>
    <w:rsid w:val="0CD69575"/>
    <w:rsid w:val="0D20669C"/>
    <w:rsid w:val="0D856D34"/>
    <w:rsid w:val="0E3F8C5B"/>
    <w:rsid w:val="0E907B3B"/>
    <w:rsid w:val="0EEEF20A"/>
    <w:rsid w:val="0FA59ECE"/>
    <w:rsid w:val="0FC8AABD"/>
    <w:rsid w:val="0FE56D0E"/>
    <w:rsid w:val="106A93DA"/>
    <w:rsid w:val="10891ACC"/>
    <w:rsid w:val="10A0913F"/>
    <w:rsid w:val="111D0996"/>
    <w:rsid w:val="112F8F5A"/>
    <w:rsid w:val="1193AC31"/>
    <w:rsid w:val="11BECC83"/>
    <w:rsid w:val="11E59467"/>
    <w:rsid w:val="122FE00C"/>
    <w:rsid w:val="123CBE23"/>
    <w:rsid w:val="12828724"/>
    <w:rsid w:val="13796D3A"/>
    <w:rsid w:val="137E03C6"/>
    <w:rsid w:val="13FE3DCE"/>
    <w:rsid w:val="144BBD2F"/>
    <w:rsid w:val="14C7EB1A"/>
    <w:rsid w:val="150C4BCA"/>
    <w:rsid w:val="157F5CCA"/>
    <w:rsid w:val="15ABF196"/>
    <w:rsid w:val="168BC84F"/>
    <w:rsid w:val="16AE2389"/>
    <w:rsid w:val="16B6CFA5"/>
    <w:rsid w:val="16CBCF82"/>
    <w:rsid w:val="16D7FD29"/>
    <w:rsid w:val="1715A2B3"/>
    <w:rsid w:val="172AE850"/>
    <w:rsid w:val="172CEC5C"/>
    <w:rsid w:val="176B7D71"/>
    <w:rsid w:val="17BA66D8"/>
    <w:rsid w:val="180B1D1F"/>
    <w:rsid w:val="1824CB19"/>
    <w:rsid w:val="187F60A1"/>
    <w:rsid w:val="188A8BCE"/>
    <w:rsid w:val="18AFDCFD"/>
    <w:rsid w:val="18D6A8CC"/>
    <w:rsid w:val="18FA4335"/>
    <w:rsid w:val="19253DFF"/>
    <w:rsid w:val="1946F397"/>
    <w:rsid w:val="19682983"/>
    <w:rsid w:val="19B57554"/>
    <w:rsid w:val="1A323DCF"/>
    <w:rsid w:val="1A37F538"/>
    <w:rsid w:val="1A834AC9"/>
    <w:rsid w:val="1AAF4174"/>
    <w:rsid w:val="1AE683B4"/>
    <w:rsid w:val="1AEA66C2"/>
    <w:rsid w:val="1B3D05B1"/>
    <w:rsid w:val="1B3E8725"/>
    <w:rsid w:val="1B5297A5"/>
    <w:rsid w:val="1B5440F7"/>
    <w:rsid w:val="1B630BDB"/>
    <w:rsid w:val="1B662816"/>
    <w:rsid w:val="1BB2F301"/>
    <w:rsid w:val="1C310A90"/>
    <w:rsid w:val="1C8EED4D"/>
    <w:rsid w:val="1C96EEE1"/>
    <w:rsid w:val="1C9EB8AB"/>
    <w:rsid w:val="1CA8E915"/>
    <w:rsid w:val="1D403BAA"/>
    <w:rsid w:val="1D4CCA13"/>
    <w:rsid w:val="1DBACF71"/>
    <w:rsid w:val="1DD4DE5F"/>
    <w:rsid w:val="1F646878"/>
    <w:rsid w:val="1FABAA7D"/>
    <w:rsid w:val="1FCBC206"/>
    <w:rsid w:val="1FD18F38"/>
    <w:rsid w:val="2067E5FC"/>
    <w:rsid w:val="207BEEDF"/>
    <w:rsid w:val="208962F7"/>
    <w:rsid w:val="20CE4C0A"/>
    <w:rsid w:val="20E25B7C"/>
    <w:rsid w:val="2147027D"/>
    <w:rsid w:val="2157B030"/>
    <w:rsid w:val="21700F63"/>
    <w:rsid w:val="21869499"/>
    <w:rsid w:val="21BA0E94"/>
    <w:rsid w:val="223DEA76"/>
    <w:rsid w:val="22520F65"/>
    <w:rsid w:val="22603352"/>
    <w:rsid w:val="22880EC7"/>
    <w:rsid w:val="22C67EB5"/>
    <w:rsid w:val="234EE11B"/>
    <w:rsid w:val="251D8E1E"/>
    <w:rsid w:val="25A5E22D"/>
    <w:rsid w:val="25BA9450"/>
    <w:rsid w:val="25BC18A8"/>
    <w:rsid w:val="25EC5BEC"/>
    <w:rsid w:val="25FD77CE"/>
    <w:rsid w:val="2602AA63"/>
    <w:rsid w:val="263C0015"/>
    <w:rsid w:val="26808F8C"/>
    <w:rsid w:val="27637B64"/>
    <w:rsid w:val="28B62946"/>
    <w:rsid w:val="28F6044F"/>
    <w:rsid w:val="291AA36F"/>
    <w:rsid w:val="295ECAD7"/>
    <w:rsid w:val="29DED6C1"/>
    <w:rsid w:val="29EBE1F3"/>
    <w:rsid w:val="2A1749CC"/>
    <w:rsid w:val="2A74B37C"/>
    <w:rsid w:val="2ABB2050"/>
    <w:rsid w:val="2BCC248D"/>
    <w:rsid w:val="2BE2AA07"/>
    <w:rsid w:val="2C0F6791"/>
    <w:rsid w:val="2C3D1AD2"/>
    <w:rsid w:val="2C3E6A52"/>
    <w:rsid w:val="2CA102B6"/>
    <w:rsid w:val="2CC473DA"/>
    <w:rsid w:val="2D052202"/>
    <w:rsid w:val="2D160551"/>
    <w:rsid w:val="2D2AABBE"/>
    <w:rsid w:val="2D5D932F"/>
    <w:rsid w:val="2DAEC94A"/>
    <w:rsid w:val="2E0A36A0"/>
    <w:rsid w:val="2E24CECF"/>
    <w:rsid w:val="2E3FC45F"/>
    <w:rsid w:val="2E6BD074"/>
    <w:rsid w:val="2F48FE01"/>
    <w:rsid w:val="3172D3BB"/>
    <w:rsid w:val="3185BAEA"/>
    <w:rsid w:val="31DD4675"/>
    <w:rsid w:val="32C9EC21"/>
    <w:rsid w:val="3301272F"/>
    <w:rsid w:val="334CC7D0"/>
    <w:rsid w:val="336FE6B8"/>
    <w:rsid w:val="33EED760"/>
    <w:rsid w:val="33FCA233"/>
    <w:rsid w:val="3419A098"/>
    <w:rsid w:val="3428BC60"/>
    <w:rsid w:val="3515169E"/>
    <w:rsid w:val="35409C70"/>
    <w:rsid w:val="356C12B5"/>
    <w:rsid w:val="35DFBC0E"/>
    <w:rsid w:val="3716569D"/>
    <w:rsid w:val="3723CB1F"/>
    <w:rsid w:val="3724BCE2"/>
    <w:rsid w:val="37478B33"/>
    <w:rsid w:val="381F1271"/>
    <w:rsid w:val="3980407B"/>
    <w:rsid w:val="399A3942"/>
    <w:rsid w:val="39C1E3E4"/>
    <w:rsid w:val="39DE9AB5"/>
    <w:rsid w:val="39F4506D"/>
    <w:rsid w:val="3A82589C"/>
    <w:rsid w:val="3AEEB897"/>
    <w:rsid w:val="3B10F555"/>
    <w:rsid w:val="3B2D3ECF"/>
    <w:rsid w:val="3B502A2D"/>
    <w:rsid w:val="3B51A7F7"/>
    <w:rsid w:val="3B67EE82"/>
    <w:rsid w:val="3B745E78"/>
    <w:rsid w:val="3B905D6A"/>
    <w:rsid w:val="3C615D1B"/>
    <w:rsid w:val="3D85A87B"/>
    <w:rsid w:val="3D88644F"/>
    <w:rsid w:val="3DE2F6BA"/>
    <w:rsid w:val="3DF72FC0"/>
    <w:rsid w:val="3E19E658"/>
    <w:rsid w:val="3E454B85"/>
    <w:rsid w:val="3E678DEF"/>
    <w:rsid w:val="3F18A4C6"/>
    <w:rsid w:val="3F4D88D2"/>
    <w:rsid w:val="3F5707EA"/>
    <w:rsid w:val="3F76E2AC"/>
    <w:rsid w:val="3F80ABFC"/>
    <w:rsid w:val="409536AF"/>
    <w:rsid w:val="40EBA209"/>
    <w:rsid w:val="412A2096"/>
    <w:rsid w:val="413AF640"/>
    <w:rsid w:val="419C1D45"/>
    <w:rsid w:val="41D1A457"/>
    <w:rsid w:val="422E403A"/>
    <w:rsid w:val="4288183B"/>
    <w:rsid w:val="42A33EB2"/>
    <w:rsid w:val="42DA2AD9"/>
    <w:rsid w:val="42EFA47B"/>
    <w:rsid w:val="42F7BDCD"/>
    <w:rsid w:val="435EC471"/>
    <w:rsid w:val="441FB941"/>
    <w:rsid w:val="447E2C7E"/>
    <w:rsid w:val="44A9421A"/>
    <w:rsid w:val="45B6922D"/>
    <w:rsid w:val="460F468C"/>
    <w:rsid w:val="4674D1CC"/>
    <w:rsid w:val="468368ED"/>
    <w:rsid w:val="46DA86B1"/>
    <w:rsid w:val="46EA7F54"/>
    <w:rsid w:val="46F48B5B"/>
    <w:rsid w:val="470FCD7C"/>
    <w:rsid w:val="476046FA"/>
    <w:rsid w:val="47A9C106"/>
    <w:rsid w:val="47D4BFF7"/>
    <w:rsid w:val="47F477A1"/>
    <w:rsid w:val="4806D6BB"/>
    <w:rsid w:val="482C59AE"/>
    <w:rsid w:val="48571588"/>
    <w:rsid w:val="48F09D3E"/>
    <w:rsid w:val="492881A8"/>
    <w:rsid w:val="4933E1F3"/>
    <w:rsid w:val="49A2FE8E"/>
    <w:rsid w:val="4AF57692"/>
    <w:rsid w:val="4B31598F"/>
    <w:rsid w:val="4BB27901"/>
    <w:rsid w:val="4C2803D2"/>
    <w:rsid w:val="4C43901C"/>
    <w:rsid w:val="4C7E19AD"/>
    <w:rsid w:val="4C96DD2B"/>
    <w:rsid w:val="4CF91B92"/>
    <w:rsid w:val="4D147996"/>
    <w:rsid w:val="4D4243D3"/>
    <w:rsid w:val="4D693E30"/>
    <w:rsid w:val="4E5E45BB"/>
    <w:rsid w:val="4EB19EB9"/>
    <w:rsid w:val="4F19B532"/>
    <w:rsid w:val="4F1D7FF5"/>
    <w:rsid w:val="4F24FF5A"/>
    <w:rsid w:val="4F6B70E6"/>
    <w:rsid w:val="4F702C1D"/>
    <w:rsid w:val="4F88D115"/>
    <w:rsid w:val="4FA7DF65"/>
    <w:rsid w:val="50169E56"/>
    <w:rsid w:val="50471D4D"/>
    <w:rsid w:val="5050F16D"/>
    <w:rsid w:val="51237700"/>
    <w:rsid w:val="5199ABD7"/>
    <w:rsid w:val="51D73ACA"/>
    <w:rsid w:val="5210DED5"/>
    <w:rsid w:val="5220D2AA"/>
    <w:rsid w:val="52D3028A"/>
    <w:rsid w:val="535DB067"/>
    <w:rsid w:val="54077D0A"/>
    <w:rsid w:val="5434D085"/>
    <w:rsid w:val="5449C783"/>
    <w:rsid w:val="54CDB412"/>
    <w:rsid w:val="558475EC"/>
    <w:rsid w:val="56801182"/>
    <w:rsid w:val="568D22C4"/>
    <w:rsid w:val="56EBCF25"/>
    <w:rsid w:val="57128C4B"/>
    <w:rsid w:val="57B3AA69"/>
    <w:rsid w:val="57F2262C"/>
    <w:rsid w:val="585A883E"/>
    <w:rsid w:val="585F470E"/>
    <w:rsid w:val="58A34BA0"/>
    <w:rsid w:val="58D807E4"/>
    <w:rsid w:val="58E70E9E"/>
    <w:rsid w:val="58FAD167"/>
    <w:rsid w:val="5929BD30"/>
    <w:rsid w:val="592E7DF6"/>
    <w:rsid w:val="59717967"/>
    <w:rsid w:val="598BD9EE"/>
    <w:rsid w:val="59969981"/>
    <w:rsid w:val="599BA20C"/>
    <w:rsid w:val="59FF8F93"/>
    <w:rsid w:val="5A24A585"/>
    <w:rsid w:val="5A7D2EA9"/>
    <w:rsid w:val="5AF8F1DB"/>
    <w:rsid w:val="5B46991C"/>
    <w:rsid w:val="5B83030C"/>
    <w:rsid w:val="5C42737A"/>
    <w:rsid w:val="5C644AFF"/>
    <w:rsid w:val="5C9F3063"/>
    <w:rsid w:val="5D2F7DC0"/>
    <w:rsid w:val="5DD18DF1"/>
    <w:rsid w:val="5DDE095C"/>
    <w:rsid w:val="5DE667D7"/>
    <w:rsid w:val="5E10DC3E"/>
    <w:rsid w:val="5E7D4962"/>
    <w:rsid w:val="5F6C6DB7"/>
    <w:rsid w:val="5FA2AA56"/>
    <w:rsid w:val="5FADE969"/>
    <w:rsid w:val="5FE73352"/>
    <w:rsid w:val="5FE9A89C"/>
    <w:rsid w:val="60049B77"/>
    <w:rsid w:val="613017DC"/>
    <w:rsid w:val="615800CF"/>
    <w:rsid w:val="6180CD20"/>
    <w:rsid w:val="61ABB9DC"/>
    <w:rsid w:val="61B2D7F0"/>
    <w:rsid w:val="61C81F6A"/>
    <w:rsid w:val="61D40EB5"/>
    <w:rsid w:val="61FBD3EC"/>
    <w:rsid w:val="6237CD8E"/>
    <w:rsid w:val="6322C924"/>
    <w:rsid w:val="63E8A162"/>
    <w:rsid w:val="63F4AD94"/>
    <w:rsid w:val="63FE296E"/>
    <w:rsid w:val="640E197D"/>
    <w:rsid w:val="64B7C706"/>
    <w:rsid w:val="65469495"/>
    <w:rsid w:val="6547CF07"/>
    <w:rsid w:val="65CD9854"/>
    <w:rsid w:val="66291F00"/>
    <w:rsid w:val="66D13B8D"/>
    <w:rsid w:val="66E912C4"/>
    <w:rsid w:val="6737B561"/>
    <w:rsid w:val="67CDF3C5"/>
    <w:rsid w:val="67D4A5A2"/>
    <w:rsid w:val="67E21908"/>
    <w:rsid w:val="68507296"/>
    <w:rsid w:val="68580025"/>
    <w:rsid w:val="68E61E73"/>
    <w:rsid w:val="690ADD60"/>
    <w:rsid w:val="697ED84B"/>
    <w:rsid w:val="6A49A370"/>
    <w:rsid w:val="6A49F081"/>
    <w:rsid w:val="6ADB2C04"/>
    <w:rsid w:val="6B1A0806"/>
    <w:rsid w:val="6B25BD41"/>
    <w:rsid w:val="6B2F5181"/>
    <w:rsid w:val="6C8C6823"/>
    <w:rsid w:val="6C8FC4E1"/>
    <w:rsid w:val="6CE7DB3D"/>
    <w:rsid w:val="6D23DFCC"/>
    <w:rsid w:val="6D8A9C98"/>
    <w:rsid w:val="6D8F006C"/>
    <w:rsid w:val="6DB810CA"/>
    <w:rsid w:val="6DE39F76"/>
    <w:rsid w:val="6DEBFB6A"/>
    <w:rsid w:val="6E5C2C7F"/>
    <w:rsid w:val="6E61B207"/>
    <w:rsid w:val="6EA1CF0E"/>
    <w:rsid w:val="6F14D205"/>
    <w:rsid w:val="710F40A3"/>
    <w:rsid w:val="71205FFE"/>
    <w:rsid w:val="7187EBA9"/>
    <w:rsid w:val="71C941D7"/>
    <w:rsid w:val="7224E348"/>
    <w:rsid w:val="723658F1"/>
    <w:rsid w:val="7236D9C4"/>
    <w:rsid w:val="7255D6BB"/>
    <w:rsid w:val="727C99FE"/>
    <w:rsid w:val="72B2A9B1"/>
    <w:rsid w:val="72D4B593"/>
    <w:rsid w:val="72D58A1D"/>
    <w:rsid w:val="73086FB0"/>
    <w:rsid w:val="735D3974"/>
    <w:rsid w:val="736480D0"/>
    <w:rsid w:val="7398B0CD"/>
    <w:rsid w:val="73F551A4"/>
    <w:rsid w:val="73F9A162"/>
    <w:rsid w:val="7405D51F"/>
    <w:rsid w:val="743441A9"/>
    <w:rsid w:val="7434CB04"/>
    <w:rsid w:val="746A4724"/>
    <w:rsid w:val="7473F32A"/>
    <w:rsid w:val="74EA3975"/>
    <w:rsid w:val="74F49187"/>
    <w:rsid w:val="755AF2AA"/>
    <w:rsid w:val="761FCE84"/>
    <w:rsid w:val="76B8A031"/>
    <w:rsid w:val="77121DB2"/>
    <w:rsid w:val="7786D3C7"/>
    <w:rsid w:val="779315BB"/>
    <w:rsid w:val="7821F901"/>
    <w:rsid w:val="78A47072"/>
    <w:rsid w:val="7938C43C"/>
    <w:rsid w:val="79B0CE98"/>
    <w:rsid w:val="7A1AA303"/>
    <w:rsid w:val="7AFB8412"/>
    <w:rsid w:val="7B4F4F86"/>
    <w:rsid w:val="7B58CBAA"/>
    <w:rsid w:val="7BCA1B8A"/>
    <w:rsid w:val="7C198A76"/>
    <w:rsid w:val="7C247AC0"/>
    <w:rsid w:val="7C2E3597"/>
    <w:rsid w:val="7CE5E2E9"/>
    <w:rsid w:val="7D23F6D3"/>
    <w:rsid w:val="7D89B6E0"/>
    <w:rsid w:val="7DE9742F"/>
    <w:rsid w:val="7DF11B76"/>
    <w:rsid w:val="7DFCDAE2"/>
    <w:rsid w:val="7E07C9E2"/>
    <w:rsid w:val="7F40DE1C"/>
    <w:rsid w:val="7F4C9C05"/>
    <w:rsid w:val="7F990006"/>
    <w:rsid w:val="7FCC71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DD500C4"/>
  <w15:docId w15:val="{56FA46E3-1F4C-4878-A57C-26BE95E9F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34"/>
      <w:szCs w:val="34"/>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28"/>
      <w:szCs w:val="28"/>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5"/>
      <w:szCs w:val="25"/>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20" w:line="276" w:lineRule="auto"/>
    </w:pPr>
  </w:style>
  <w:style w:type="paragraph" w:customStyle="1" w:styleId="FirstParagraph">
    <w:name w:val="First Paragraph"/>
    <w:basedOn w:val="BodyText"/>
    <w:next w:val="BodyText"/>
    <w:qFormat/>
  </w:style>
  <w:style w:type="paragraph" w:customStyle="1" w:styleId="Compact">
    <w:name w:val="Compact"/>
    <w:basedOn w:val="BodyText"/>
    <w:qFormat/>
    <w:pPr>
      <w:spacing w:after="60"/>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34"/>
      <w:szCs w:val="34"/>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28"/>
      <w:szCs w:val="28"/>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5"/>
      <w:szCs w:val="25"/>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basedOn w:val="TableNormal"/>
    <w:semiHidden/>
    <w:unhideWhenUsed/>
    <w:qFormat/>
    <w:rPr>
      <w:sz w:val="16"/>
      <w:szCs w:val="16"/>
      <w:lang w:val="en-AU" w:eastAsia="en-GB"/>
    </w:rPr>
    <w:tblPr>
      <w:tblBorders>
        <w:top w:val="single" w:sz="8" w:space="0" w:color="auto"/>
        <w:bottom w:val="single" w:sz="8" w:space="0" w:color="auto"/>
      </w:tblBorders>
      <w:tblCellMar>
        <w:top w:w="60" w:type="dxa"/>
        <w:bottom w:w="60" w:type="dxa"/>
      </w:tblCellMar>
    </w:tblPr>
    <w:tblStylePr w:type="firstRow">
      <w:rPr>
        <w:b/>
      </w:rPr>
      <w:tblPr>
        <w:jc w:val="left"/>
      </w:tblPr>
      <w:trPr>
        <w:jc w:val="left"/>
      </w:trPr>
      <w:tcPr>
        <w:tcBorders>
          <w:bottom w:val="single" w:sz="6"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ListParagraph">
    <w:name w:val="List Paragraph"/>
    <w:basedOn w:val="Normal"/>
    <w:uiPriority w:val="34"/>
    <w:qFormat/>
    <w:rsid w:val="71C941D7"/>
    <w:pPr>
      <w:ind w:left="720"/>
      <w:contextualSpacing/>
    </w:pPr>
  </w:style>
  <w:style w:type="table" w:styleId="TableGrid">
    <w:name w:val="Table Grid"/>
    <w:basedOn w:val="TableNormal"/>
    <w:uiPriority w:val="59"/>
    <w:rsid w:val="00FB4123"/>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07/s00146-022-01493-0" TargetMode="External"/><Relationship Id="rId18" Type="http://schemas.openxmlformats.org/officeDocument/2006/relationships/hyperlink" Target="https://doi.org/10.1017/err.2021.57" TargetMode="External"/><Relationship Id="rId26" Type="http://schemas.openxmlformats.org/officeDocument/2006/relationships/hyperlink" Target="https://www.aaai.org" TargetMode="External"/><Relationship Id="rId39" Type="http://schemas.openxmlformats.org/officeDocument/2006/relationships/hyperlink" Target="https://doi.org/10.1007/978-3-032-00533-5_8" TargetMode="External"/><Relationship Id="rId21" Type="http://schemas.openxmlformats.org/officeDocument/2006/relationships/hyperlink" Target="https://doi.org/10.1177/19401612251317766" TargetMode="External"/><Relationship Id="rId34" Type="http://schemas.openxmlformats.org/officeDocument/2006/relationships/hyperlink" Target="https://doi.org/10.1080/13510347.2025.2590677" TargetMode="External"/><Relationship Id="rId42" Type="http://schemas.openxmlformats.org/officeDocument/2006/relationships/hyperlink" Target="https://doi.org/10.1007/s13347-026-01167-5" TargetMode="External"/><Relationship Id="rId7" Type="http://schemas.microsoft.com/office/2016/09/relationships/commentsIds" Target="commentsIds.xml"/><Relationship Id="rId2" Type="http://schemas.openxmlformats.org/officeDocument/2006/relationships/styles" Target="styles.xml"/><Relationship Id="rId16" Type="http://schemas.openxmlformats.org/officeDocument/2006/relationships/hyperlink" Target="https://doi.org/10.1111/j.1468-0386.2007.00378.x" TargetMode="External"/><Relationship Id="rId29" Type="http://schemas.openxmlformats.org/officeDocument/2006/relationships/hyperlink" Target="https://doi.org/10.1353/jod.2023.a907693" TargetMode="Externa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doi.org/10.1353/jod.2026.a977942" TargetMode="External"/><Relationship Id="rId24" Type="http://schemas.openxmlformats.org/officeDocument/2006/relationships/hyperlink" Target="https://doi.org/10.1353/jod.2025.a970355" TargetMode="External"/><Relationship Id="rId32" Type="http://schemas.openxmlformats.org/officeDocument/2006/relationships/hyperlink" Target="https://doi.org/10.1007/s00146-024-02072-1" TargetMode="External"/><Relationship Id="rId37" Type="http://schemas.openxmlformats.org/officeDocument/2006/relationships/hyperlink" Target="https://doi.org/10.17645/pag.10632" TargetMode="External"/><Relationship Id="rId40" Type="http://schemas.openxmlformats.org/officeDocument/2006/relationships/hyperlink" Target="https://doi.org/10.1038/s41562-025-02309-z" TargetMode="External"/><Relationship Id="rId45" Type="http://schemas.openxmlformats.org/officeDocument/2006/relationships/theme" Target="theme/theme1.xml"/><Relationship Id="rId5" Type="http://schemas.openxmlformats.org/officeDocument/2006/relationships/comments" Target="comments.xml"/><Relationship Id="rId15" Type="http://schemas.openxmlformats.org/officeDocument/2006/relationships/hyperlink" Target="https://doi.org/10.1080/13510347.2021.1891413" TargetMode="External"/><Relationship Id="rId23" Type="http://schemas.openxmlformats.org/officeDocument/2006/relationships/hyperlink" Target="https://doi.org/10.1080/13510347.2025.2579105" TargetMode="External"/><Relationship Id="rId28" Type="http://schemas.openxmlformats.org/officeDocument/2006/relationships/hyperlink" Target="https://doi.org/10.1057/s41304-020-00298-3" TargetMode="External"/><Relationship Id="rId36" Type="http://schemas.openxmlformats.org/officeDocument/2006/relationships/hyperlink" Target="https://rebootdemocracy.ai/book" TargetMode="External"/><Relationship Id="rId10" Type="http://schemas.openxmlformats.org/officeDocument/2006/relationships/image" Target="media/image2.png"/><Relationship Id="rId19" Type="http://schemas.openxmlformats.org/officeDocument/2006/relationships/hyperlink" Target="https://doi.org/10.1093/ppmgov/gvaf005" TargetMode="External"/><Relationship Id="rId31" Type="http://schemas.openxmlformats.org/officeDocument/2006/relationships/hyperlink" Target="https://doi.org/10.1017/S0003055420000222" TargetMode="External"/><Relationship Id="rId44"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doi.org/10.1080/07366981.2025.2484863" TargetMode="External"/><Relationship Id="rId22" Type="http://schemas.openxmlformats.org/officeDocument/2006/relationships/hyperlink" Target="https://doi.org/10.1146/annurev-polisci-040723" TargetMode="External"/><Relationship Id="rId27" Type="http://schemas.openxmlformats.org/officeDocument/2006/relationships/hyperlink" Target="https://doi.org/10.1111/1475-6765.12570" TargetMode="External"/><Relationship Id="rId30" Type="http://schemas.openxmlformats.org/officeDocument/2006/relationships/hyperlink" Target="https://doi.org/10.1080/13510347.2021.1928080" TargetMode="External"/><Relationship Id="rId35" Type="http://schemas.openxmlformats.org/officeDocument/2006/relationships/hyperlink" Target="https://doi.org/10.1007/s44163-025-00331-8" TargetMode="External"/><Relationship Id="rId43" Type="http://schemas.openxmlformats.org/officeDocument/2006/relationships/fontTable" Target="fontTable.xml"/><Relationship Id="rId8" Type="http://schemas.microsoft.com/office/2018/08/relationships/commentsExtensible" Target="commentsExtensible.xml"/><Relationship Id="rId3" Type="http://schemas.openxmlformats.org/officeDocument/2006/relationships/settings" Target="settings.xml"/><Relationship Id="rId12" Type="http://schemas.openxmlformats.org/officeDocument/2006/relationships/hyperlink" Target="https://doi.org/10.1017/S1537592726105775" TargetMode="External"/><Relationship Id="rId17" Type="http://schemas.openxmlformats.org/officeDocument/2006/relationships/hyperlink" Target="https://doi.org/10.1111/puar.13293" TargetMode="External"/><Relationship Id="rId25" Type="http://schemas.openxmlformats.org/officeDocument/2006/relationships/hyperlink" Target="https://doi.org/10.1177/20563051231186353" TargetMode="External"/><Relationship Id="rId33" Type="http://schemas.openxmlformats.org/officeDocument/2006/relationships/hyperlink" Target="https://doi.org/10.1038/d41586-019-01099-5" TargetMode="External"/><Relationship Id="rId38" Type="http://schemas.openxmlformats.org/officeDocument/2006/relationships/hyperlink" Target="https://doi.org/10.1353/jod.2023.a907697" TargetMode="External"/><Relationship Id="rId20" Type="http://schemas.openxmlformats.org/officeDocument/2006/relationships/hyperlink" Target="https://doi.org/10.1177/00323217251345779" TargetMode="External"/><Relationship Id="rId41" Type="http://schemas.openxmlformats.org/officeDocument/2006/relationships/hyperlink" Target="https://doi.org/10.1145/3351095.33728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7173</Words>
  <Characters>40888</Characters>
  <Application>Microsoft Office Word</Application>
  <DocSecurity>0</DocSecurity>
  <Lines>340</Lines>
  <Paragraphs>95</Paragraphs>
  <ScaleCrop>false</ScaleCrop>
  <Company/>
  <LinksUpToDate>false</LinksUpToDate>
  <CharactersWithSpaces>47966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Democratic resilience in the age of AI (DEMRESAI)</dc:title>
  <dc:creator>Max Groemping; Seraphine Maerz; Constanza Sanhueza Petrarca</dc:creator>
  <cp:keywords/>
  <cp:lastModifiedBy>Seraphine Maerz</cp:lastModifiedBy>
  <cp:revision>2</cp:revision>
  <dcterms:created xsi:type="dcterms:W3CDTF">2026-09-30T20:37:00Z</dcterms:created>
  <dcterms:modified xsi:type="dcterms:W3CDTF">2026-09-30T20:37:00Z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literature/references.bib</vt:lpwstr>
  </property>
  <property fmtid="{D5CDD505-2E9C-101B-9397-08002B2CF9AE}" pid="5" name="by-author">
    <vt:lpwstr/>
  </property>
  <property fmtid="{D5CDD505-2E9C-101B-9397-08002B2CF9AE}" pid="6" name="csl">
    <vt:lpwstr>templates/apa.csl</vt:lpwstr>
  </property>
  <property fmtid="{D5CDD505-2E9C-101B-9397-08002B2CF9AE}" pid="7" name="date">
    <vt:lpwstr>2026-09-25</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subtitle">
    <vt:lpwstr>Conceptual framework and proposed WPs for the Horizon Europe bid</vt:lpwstr>
  </property>
  <property fmtid="{D5CDD505-2E9C-101B-9397-08002B2CF9AE}" pid="13" name="toc-title">
    <vt:lpwstr>Table of contents</vt:lpwstr>
  </property>
</Properties>
</file>